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CB7E" w14:textId="77777777" w:rsidR="00664AF3" w:rsidRDefault="00664AF3" w:rsidP="00664AF3">
      <w:pPr>
        <w:jc w:val="center"/>
      </w:pPr>
    </w:p>
    <w:p w14:paraId="2E4770D8" w14:textId="214DF173" w:rsidR="00664AF3" w:rsidRDefault="00664AF3" w:rsidP="00664AF3">
      <w:pPr>
        <w:jc w:val="center"/>
      </w:pPr>
    </w:p>
    <w:p w14:paraId="54DF0D65" w14:textId="4AAD05B4" w:rsidR="00664AF3" w:rsidRDefault="00664AF3" w:rsidP="00664AF3">
      <w:pPr>
        <w:jc w:val="center"/>
      </w:pPr>
    </w:p>
    <w:p w14:paraId="2167B1CF" w14:textId="6F9565E3" w:rsidR="00664AF3" w:rsidRDefault="00664AF3" w:rsidP="00664AF3">
      <w:pPr>
        <w:jc w:val="center"/>
      </w:pPr>
    </w:p>
    <w:p w14:paraId="25F21FD7" w14:textId="35333D0E" w:rsidR="0062348D" w:rsidRPr="00935FD8" w:rsidRDefault="0062348D" w:rsidP="0062348D">
      <w:pPr>
        <w:pStyle w:val="Title"/>
        <w:jc w:val="center"/>
        <w:rPr>
          <w:lang w:val="en-US"/>
        </w:rPr>
      </w:pPr>
      <w:r w:rsidRPr="00935FD8">
        <w:rPr>
          <w:lang w:val="en-US"/>
        </w:rPr>
        <w:t>DND Session Image Generator</w:t>
      </w:r>
    </w:p>
    <w:p w14:paraId="64EA6BEA" w14:textId="6A7F3000" w:rsidR="0062348D" w:rsidRPr="00935FD8" w:rsidRDefault="0062348D" w:rsidP="0062348D">
      <w:pPr>
        <w:pStyle w:val="Title"/>
        <w:jc w:val="center"/>
        <w:rPr>
          <w:sz w:val="44"/>
          <w:szCs w:val="44"/>
          <w:lang w:val="en-US"/>
        </w:rPr>
      </w:pPr>
      <w:r w:rsidRPr="00935FD8">
        <w:rPr>
          <w:sz w:val="44"/>
          <w:szCs w:val="44"/>
          <w:lang w:val="en-US"/>
        </w:rPr>
        <w:t>Cyrill Tschopp / Alexander Wyss</w:t>
      </w:r>
    </w:p>
    <w:p w14:paraId="45677314" w14:textId="7E64CB12" w:rsidR="00664AF3" w:rsidRPr="00935FD8" w:rsidRDefault="005E49DB" w:rsidP="0062348D">
      <w:pPr>
        <w:pStyle w:val="Title"/>
        <w:jc w:val="center"/>
        <w:rPr>
          <w:lang w:val="en-US"/>
        </w:rPr>
      </w:pPr>
      <w:r>
        <w:rPr>
          <w:noProof/>
          <w:sz w:val="36"/>
          <w:szCs w:val="36"/>
        </w:rPr>
        <w:drawing>
          <wp:anchor distT="0" distB="0" distL="114300" distR="114300" simplePos="0" relativeHeight="251658241" behindDoc="1" locked="0" layoutInCell="1" allowOverlap="1" wp14:anchorId="65A62266" wp14:editId="5FFADB64">
            <wp:simplePos x="0" y="0"/>
            <wp:positionH relativeFrom="column">
              <wp:posOffset>-365811</wp:posOffset>
            </wp:positionH>
            <wp:positionV relativeFrom="paragraph">
              <wp:posOffset>3358896</wp:posOffset>
            </wp:positionV>
            <wp:extent cx="3004185" cy="2055495"/>
            <wp:effectExtent l="0" t="0" r="5715" b="1905"/>
            <wp:wrapTight wrapText="bothSides">
              <wp:wrapPolygon edited="0">
                <wp:start x="0" y="0"/>
                <wp:lineTo x="0" y="21420"/>
                <wp:lineTo x="21504" y="21420"/>
                <wp:lineTo x="21504" y="0"/>
                <wp:lineTo x="0" y="0"/>
              </wp:wrapPolygon>
            </wp:wrapTight>
            <wp:docPr id="1520713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4185"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58242" behindDoc="1" locked="0" layoutInCell="1" allowOverlap="1" wp14:anchorId="2FA5D5BD" wp14:editId="7BCF6FA4">
            <wp:simplePos x="0" y="0"/>
            <wp:positionH relativeFrom="column">
              <wp:posOffset>2933192</wp:posOffset>
            </wp:positionH>
            <wp:positionV relativeFrom="paragraph">
              <wp:posOffset>3336950</wp:posOffset>
            </wp:positionV>
            <wp:extent cx="3004698" cy="2055495"/>
            <wp:effectExtent l="0" t="0" r="5715" b="1905"/>
            <wp:wrapNone/>
            <wp:docPr id="2112190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698"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FFF533F" wp14:editId="65125386">
            <wp:simplePos x="0" y="0"/>
            <wp:positionH relativeFrom="margin">
              <wp:align>center</wp:align>
            </wp:positionH>
            <wp:positionV relativeFrom="paragraph">
              <wp:posOffset>593979</wp:posOffset>
            </wp:positionV>
            <wp:extent cx="3838885" cy="2626157"/>
            <wp:effectExtent l="0" t="0" r="0" b="3175"/>
            <wp:wrapNone/>
            <wp:docPr id="487593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8885" cy="262615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2348D" w:rsidRPr="00935FD8">
        <w:rPr>
          <w:sz w:val="36"/>
          <w:szCs w:val="36"/>
          <w:lang w:val="en-US"/>
        </w:rPr>
        <w:t>Digcre</w:t>
      </w:r>
      <w:proofErr w:type="spellEnd"/>
      <w:r w:rsidR="00664AF3" w:rsidRPr="00935FD8">
        <w:rPr>
          <w:lang w:val="en-US"/>
        </w:rPr>
        <w:br w:type="page"/>
      </w:r>
    </w:p>
    <w:p w14:paraId="224A4898" w14:textId="77777777" w:rsidR="1779D4F2" w:rsidRPr="00935FD8" w:rsidRDefault="1779D4F2">
      <w:pPr>
        <w:rPr>
          <w:lang w:val="en-US"/>
        </w:rPr>
      </w:pPr>
    </w:p>
    <w:sdt>
      <w:sdtPr>
        <w:rPr>
          <w:rFonts w:asciiTheme="minorHAnsi" w:eastAsiaTheme="minorEastAsia" w:hAnsiTheme="minorHAnsi" w:cstheme="minorBidi"/>
          <w:color w:val="auto"/>
          <w:sz w:val="24"/>
          <w:szCs w:val="24"/>
          <w:lang w:val="de-DE"/>
        </w:rPr>
        <w:id w:val="1896236448"/>
        <w:docPartObj>
          <w:docPartGallery w:val="Table of Contents"/>
          <w:docPartUnique/>
        </w:docPartObj>
      </w:sdtPr>
      <w:sdtEndPr/>
      <w:sdtContent>
        <w:p w14:paraId="3DD7E1F6" w14:textId="75E9E840" w:rsidR="0068548C" w:rsidRDefault="0068548C">
          <w:pPr>
            <w:pStyle w:val="TOCHeading"/>
          </w:pPr>
          <w:r>
            <w:t>Table of Contents</w:t>
          </w:r>
        </w:p>
        <w:p w14:paraId="06C90011" w14:textId="3DE305B6" w:rsidR="006B5D6C" w:rsidRDefault="3C9BC129">
          <w:pPr>
            <w:pStyle w:val="TOC1"/>
            <w:tabs>
              <w:tab w:val="right" w:leader="dot" w:pos="9016"/>
            </w:tabs>
            <w:rPr>
              <w:rFonts w:eastAsiaTheme="minorEastAsia"/>
              <w:noProof/>
              <w:kern w:val="2"/>
              <w:lang/>
              <w14:ligatures w14:val="standardContextual"/>
            </w:rPr>
          </w:pPr>
          <w:r>
            <w:fldChar w:fldCharType="begin"/>
          </w:r>
          <w:r w:rsidR="0068548C">
            <w:instrText>TOC \o "1-3" \z \u \h</w:instrText>
          </w:r>
          <w:r>
            <w:fldChar w:fldCharType="separate"/>
          </w:r>
          <w:hyperlink w:anchor="_Toc187000208" w:history="1">
            <w:r w:rsidR="006B5D6C" w:rsidRPr="000872D9">
              <w:rPr>
                <w:rStyle w:val="Hyperlink"/>
                <w:noProof/>
                <w:lang w:val="en-US"/>
              </w:rPr>
              <w:t>Introduction</w:t>
            </w:r>
            <w:r w:rsidR="006B5D6C">
              <w:rPr>
                <w:noProof/>
                <w:webHidden/>
              </w:rPr>
              <w:tab/>
            </w:r>
            <w:r w:rsidR="006B5D6C">
              <w:rPr>
                <w:noProof/>
                <w:webHidden/>
              </w:rPr>
              <w:fldChar w:fldCharType="begin"/>
            </w:r>
            <w:r w:rsidR="006B5D6C">
              <w:rPr>
                <w:noProof/>
                <w:webHidden/>
              </w:rPr>
              <w:instrText xml:space="preserve"> PAGEREF _Toc187000208 \h </w:instrText>
            </w:r>
            <w:r w:rsidR="006B5D6C">
              <w:rPr>
                <w:noProof/>
                <w:webHidden/>
              </w:rPr>
            </w:r>
            <w:r w:rsidR="006B5D6C">
              <w:rPr>
                <w:noProof/>
                <w:webHidden/>
              </w:rPr>
              <w:fldChar w:fldCharType="separate"/>
            </w:r>
            <w:r w:rsidR="006B5D6C">
              <w:rPr>
                <w:noProof/>
                <w:webHidden/>
              </w:rPr>
              <w:t>3</w:t>
            </w:r>
            <w:r w:rsidR="006B5D6C">
              <w:rPr>
                <w:noProof/>
                <w:webHidden/>
              </w:rPr>
              <w:fldChar w:fldCharType="end"/>
            </w:r>
          </w:hyperlink>
        </w:p>
        <w:p w14:paraId="68144605" w14:textId="271A8954" w:rsidR="006B5D6C" w:rsidRDefault="006B5D6C">
          <w:pPr>
            <w:pStyle w:val="TOC1"/>
            <w:tabs>
              <w:tab w:val="right" w:leader="dot" w:pos="9016"/>
            </w:tabs>
            <w:rPr>
              <w:rFonts w:eastAsiaTheme="minorEastAsia"/>
              <w:noProof/>
              <w:kern w:val="2"/>
              <w:lang/>
              <w14:ligatures w14:val="standardContextual"/>
            </w:rPr>
          </w:pPr>
          <w:hyperlink w:anchor="_Toc187000209" w:history="1">
            <w:r w:rsidRPr="000872D9">
              <w:rPr>
                <w:rStyle w:val="Hyperlink"/>
                <w:noProof/>
                <w:lang w:val="en-US"/>
              </w:rPr>
              <w:t>Goal</w:t>
            </w:r>
            <w:r>
              <w:rPr>
                <w:noProof/>
                <w:webHidden/>
              </w:rPr>
              <w:tab/>
            </w:r>
            <w:r>
              <w:rPr>
                <w:noProof/>
                <w:webHidden/>
              </w:rPr>
              <w:fldChar w:fldCharType="begin"/>
            </w:r>
            <w:r>
              <w:rPr>
                <w:noProof/>
                <w:webHidden/>
              </w:rPr>
              <w:instrText xml:space="preserve"> PAGEREF _Toc187000209 \h </w:instrText>
            </w:r>
            <w:r>
              <w:rPr>
                <w:noProof/>
                <w:webHidden/>
              </w:rPr>
            </w:r>
            <w:r>
              <w:rPr>
                <w:noProof/>
                <w:webHidden/>
              </w:rPr>
              <w:fldChar w:fldCharType="separate"/>
            </w:r>
            <w:r>
              <w:rPr>
                <w:noProof/>
                <w:webHidden/>
              </w:rPr>
              <w:t>3</w:t>
            </w:r>
            <w:r>
              <w:rPr>
                <w:noProof/>
                <w:webHidden/>
              </w:rPr>
              <w:fldChar w:fldCharType="end"/>
            </w:r>
          </w:hyperlink>
        </w:p>
        <w:p w14:paraId="6CCF1058" w14:textId="779AE2BB" w:rsidR="006B5D6C" w:rsidRDefault="006B5D6C">
          <w:pPr>
            <w:pStyle w:val="TOC1"/>
            <w:tabs>
              <w:tab w:val="right" w:leader="dot" w:pos="9016"/>
            </w:tabs>
            <w:rPr>
              <w:rFonts w:eastAsiaTheme="minorEastAsia"/>
              <w:noProof/>
              <w:kern w:val="2"/>
              <w:lang/>
              <w14:ligatures w14:val="standardContextual"/>
            </w:rPr>
          </w:pPr>
          <w:hyperlink w:anchor="_Toc187000210" w:history="1">
            <w:r w:rsidRPr="000872D9">
              <w:rPr>
                <w:rStyle w:val="Hyperlink"/>
                <w:noProof/>
              </w:rPr>
              <w:t>Implementation</w:t>
            </w:r>
            <w:r>
              <w:rPr>
                <w:noProof/>
                <w:webHidden/>
              </w:rPr>
              <w:tab/>
            </w:r>
            <w:r>
              <w:rPr>
                <w:noProof/>
                <w:webHidden/>
              </w:rPr>
              <w:fldChar w:fldCharType="begin"/>
            </w:r>
            <w:r>
              <w:rPr>
                <w:noProof/>
                <w:webHidden/>
              </w:rPr>
              <w:instrText xml:space="preserve"> PAGEREF _Toc187000210 \h </w:instrText>
            </w:r>
            <w:r>
              <w:rPr>
                <w:noProof/>
                <w:webHidden/>
              </w:rPr>
            </w:r>
            <w:r>
              <w:rPr>
                <w:noProof/>
                <w:webHidden/>
              </w:rPr>
              <w:fldChar w:fldCharType="separate"/>
            </w:r>
            <w:r>
              <w:rPr>
                <w:noProof/>
                <w:webHidden/>
              </w:rPr>
              <w:t>3</w:t>
            </w:r>
            <w:r>
              <w:rPr>
                <w:noProof/>
                <w:webHidden/>
              </w:rPr>
              <w:fldChar w:fldCharType="end"/>
            </w:r>
          </w:hyperlink>
        </w:p>
        <w:p w14:paraId="5EB2FAB3" w14:textId="7C2B0646" w:rsidR="006B5D6C" w:rsidRDefault="006B5D6C">
          <w:pPr>
            <w:pStyle w:val="TOC2"/>
            <w:tabs>
              <w:tab w:val="right" w:leader="dot" w:pos="9016"/>
            </w:tabs>
            <w:rPr>
              <w:rFonts w:eastAsiaTheme="minorEastAsia"/>
              <w:noProof/>
              <w:kern w:val="2"/>
              <w:lang/>
              <w14:ligatures w14:val="standardContextual"/>
            </w:rPr>
          </w:pPr>
          <w:hyperlink w:anchor="_Toc187000211" w:history="1">
            <w:r w:rsidRPr="000872D9">
              <w:rPr>
                <w:rStyle w:val="Hyperlink"/>
                <w:noProof/>
              </w:rPr>
              <w:t>Architecture</w:t>
            </w:r>
            <w:r>
              <w:rPr>
                <w:noProof/>
                <w:webHidden/>
              </w:rPr>
              <w:tab/>
            </w:r>
            <w:r>
              <w:rPr>
                <w:noProof/>
                <w:webHidden/>
              </w:rPr>
              <w:fldChar w:fldCharType="begin"/>
            </w:r>
            <w:r>
              <w:rPr>
                <w:noProof/>
                <w:webHidden/>
              </w:rPr>
              <w:instrText xml:space="preserve"> PAGEREF _Toc187000211 \h </w:instrText>
            </w:r>
            <w:r>
              <w:rPr>
                <w:noProof/>
                <w:webHidden/>
              </w:rPr>
            </w:r>
            <w:r>
              <w:rPr>
                <w:noProof/>
                <w:webHidden/>
              </w:rPr>
              <w:fldChar w:fldCharType="separate"/>
            </w:r>
            <w:r>
              <w:rPr>
                <w:noProof/>
                <w:webHidden/>
              </w:rPr>
              <w:t>4</w:t>
            </w:r>
            <w:r>
              <w:rPr>
                <w:noProof/>
                <w:webHidden/>
              </w:rPr>
              <w:fldChar w:fldCharType="end"/>
            </w:r>
          </w:hyperlink>
        </w:p>
        <w:p w14:paraId="13489340" w14:textId="3320BB00" w:rsidR="006B5D6C" w:rsidRDefault="006B5D6C">
          <w:pPr>
            <w:pStyle w:val="TOC2"/>
            <w:tabs>
              <w:tab w:val="right" w:leader="dot" w:pos="9016"/>
            </w:tabs>
            <w:rPr>
              <w:rFonts w:eastAsiaTheme="minorEastAsia"/>
              <w:noProof/>
              <w:kern w:val="2"/>
              <w:lang/>
              <w14:ligatures w14:val="standardContextual"/>
            </w:rPr>
          </w:pPr>
          <w:hyperlink w:anchor="_Toc187000212" w:history="1">
            <w:r w:rsidRPr="000872D9">
              <w:rPr>
                <w:rStyle w:val="Hyperlink"/>
                <w:noProof/>
              </w:rPr>
              <w:t>Recording</w:t>
            </w:r>
            <w:r>
              <w:rPr>
                <w:noProof/>
                <w:webHidden/>
              </w:rPr>
              <w:tab/>
            </w:r>
            <w:r>
              <w:rPr>
                <w:noProof/>
                <w:webHidden/>
              </w:rPr>
              <w:fldChar w:fldCharType="begin"/>
            </w:r>
            <w:r>
              <w:rPr>
                <w:noProof/>
                <w:webHidden/>
              </w:rPr>
              <w:instrText xml:space="preserve"> PAGEREF _Toc187000212 \h </w:instrText>
            </w:r>
            <w:r>
              <w:rPr>
                <w:noProof/>
                <w:webHidden/>
              </w:rPr>
            </w:r>
            <w:r>
              <w:rPr>
                <w:noProof/>
                <w:webHidden/>
              </w:rPr>
              <w:fldChar w:fldCharType="separate"/>
            </w:r>
            <w:r>
              <w:rPr>
                <w:noProof/>
                <w:webHidden/>
              </w:rPr>
              <w:t>5</w:t>
            </w:r>
            <w:r>
              <w:rPr>
                <w:noProof/>
                <w:webHidden/>
              </w:rPr>
              <w:fldChar w:fldCharType="end"/>
            </w:r>
          </w:hyperlink>
        </w:p>
        <w:p w14:paraId="6245B924" w14:textId="6D6E9DF5" w:rsidR="006B5D6C" w:rsidRDefault="006B5D6C">
          <w:pPr>
            <w:pStyle w:val="TOC2"/>
            <w:tabs>
              <w:tab w:val="right" w:leader="dot" w:pos="9016"/>
            </w:tabs>
            <w:rPr>
              <w:rFonts w:eastAsiaTheme="minorEastAsia"/>
              <w:noProof/>
              <w:kern w:val="2"/>
              <w:lang/>
              <w14:ligatures w14:val="standardContextual"/>
            </w:rPr>
          </w:pPr>
          <w:hyperlink w:anchor="_Toc187000213" w:history="1">
            <w:r w:rsidRPr="000872D9">
              <w:rPr>
                <w:rStyle w:val="Hyperlink"/>
                <w:noProof/>
              </w:rPr>
              <w:t>Speech to text</w:t>
            </w:r>
            <w:r>
              <w:rPr>
                <w:noProof/>
                <w:webHidden/>
              </w:rPr>
              <w:tab/>
            </w:r>
            <w:r>
              <w:rPr>
                <w:noProof/>
                <w:webHidden/>
              </w:rPr>
              <w:fldChar w:fldCharType="begin"/>
            </w:r>
            <w:r>
              <w:rPr>
                <w:noProof/>
                <w:webHidden/>
              </w:rPr>
              <w:instrText xml:space="preserve"> PAGEREF _Toc187000213 \h </w:instrText>
            </w:r>
            <w:r>
              <w:rPr>
                <w:noProof/>
                <w:webHidden/>
              </w:rPr>
            </w:r>
            <w:r>
              <w:rPr>
                <w:noProof/>
                <w:webHidden/>
              </w:rPr>
              <w:fldChar w:fldCharType="separate"/>
            </w:r>
            <w:r>
              <w:rPr>
                <w:noProof/>
                <w:webHidden/>
              </w:rPr>
              <w:t>6</w:t>
            </w:r>
            <w:r>
              <w:rPr>
                <w:noProof/>
                <w:webHidden/>
              </w:rPr>
              <w:fldChar w:fldCharType="end"/>
            </w:r>
          </w:hyperlink>
        </w:p>
        <w:p w14:paraId="27DC9171" w14:textId="0D683C93" w:rsidR="006B5D6C" w:rsidRDefault="006B5D6C">
          <w:pPr>
            <w:pStyle w:val="TOC2"/>
            <w:tabs>
              <w:tab w:val="right" w:leader="dot" w:pos="9016"/>
            </w:tabs>
            <w:rPr>
              <w:rFonts w:eastAsiaTheme="minorEastAsia"/>
              <w:noProof/>
              <w:kern w:val="2"/>
              <w:lang/>
              <w14:ligatures w14:val="standardContextual"/>
            </w:rPr>
          </w:pPr>
          <w:hyperlink w:anchor="_Toc187000214" w:history="1">
            <w:r w:rsidRPr="000872D9">
              <w:rPr>
                <w:rStyle w:val="Hyperlink"/>
                <w:noProof/>
              </w:rPr>
              <w:t>Prompting with LLM</w:t>
            </w:r>
            <w:r>
              <w:rPr>
                <w:noProof/>
                <w:webHidden/>
              </w:rPr>
              <w:tab/>
            </w:r>
            <w:r>
              <w:rPr>
                <w:noProof/>
                <w:webHidden/>
              </w:rPr>
              <w:fldChar w:fldCharType="begin"/>
            </w:r>
            <w:r>
              <w:rPr>
                <w:noProof/>
                <w:webHidden/>
              </w:rPr>
              <w:instrText xml:space="preserve"> PAGEREF _Toc187000214 \h </w:instrText>
            </w:r>
            <w:r>
              <w:rPr>
                <w:noProof/>
                <w:webHidden/>
              </w:rPr>
            </w:r>
            <w:r>
              <w:rPr>
                <w:noProof/>
                <w:webHidden/>
              </w:rPr>
              <w:fldChar w:fldCharType="separate"/>
            </w:r>
            <w:r>
              <w:rPr>
                <w:noProof/>
                <w:webHidden/>
              </w:rPr>
              <w:t>7</w:t>
            </w:r>
            <w:r>
              <w:rPr>
                <w:noProof/>
                <w:webHidden/>
              </w:rPr>
              <w:fldChar w:fldCharType="end"/>
            </w:r>
          </w:hyperlink>
        </w:p>
        <w:p w14:paraId="53C45D16" w14:textId="409B5652" w:rsidR="006B5D6C" w:rsidRDefault="006B5D6C">
          <w:pPr>
            <w:pStyle w:val="TOC2"/>
            <w:tabs>
              <w:tab w:val="right" w:leader="dot" w:pos="9016"/>
            </w:tabs>
            <w:rPr>
              <w:rFonts w:eastAsiaTheme="minorEastAsia"/>
              <w:noProof/>
              <w:kern w:val="2"/>
              <w:lang/>
              <w14:ligatures w14:val="standardContextual"/>
            </w:rPr>
          </w:pPr>
          <w:hyperlink w:anchor="_Toc187000215" w:history="1">
            <w:r w:rsidRPr="000872D9">
              <w:rPr>
                <w:rStyle w:val="Hyperlink"/>
                <w:noProof/>
                <w:lang w:val="en-US"/>
              </w:rPr>
              <w:t>Image Generation</w:t>
            </w:r>
            <w:r>
              <w:rPr>
                <w:noProof/>
                <w:webHidden/>
              </w:rPr>
              <w:tab/>
            </w:r>
            <w:r>
              <w:rPr>
                <w:noProof/>
                <w:webHidden/>
              </w:rPr>
              <w:fldChar w:fldCharType="begin"/>
            </w:r>
            <w:r>
              <w:rPr>
                <w:noProof/>
                <w:webHidden/>
              </w:rPr>
              <w:instrText xml:space="preserve"> PAGEREF _Toc187000215 \h </w:instrText>
            </w:r>
            <w:r>
              <w:rPr>
                <w:noProof/>
                <w:webHidden/>
              </w:rPr>
            </w:r>
            <w:r>
              <w:rPr>
                <w:noProof/>
                <w:webHidden/>
              </w:rPr>
              <w:fldChar w:fldCharType="separate"/>
            </w:r>
            <w:r>
              <w:rPr>
                <w:noProof/>
                <w:webHidden/>
              </w:rPr>
              <w:t>10</w:t>
            </w:r>
            <w:r>
              <w:rPr>
                <w:noProof/>
                <w:webHidden/>
              </w:rPr>
              <w:fldChar w:fldCharType="end"/>
            </w:r>
          </w:hyperlink>
        </w:p>
        <w:p w14:paraId="2F34084F" w14:textId="138A0925" w:rsidR="006B5D6C" w:rsidRDefault="006B5D6C">
          <w:pPr>
            <w:pStyle w:val="TOC2"/>
            <w:tabs>
              <w:tab w:val="right" w:leader="dot" w:pos="9016"/>
            </w:tabs>
            <w:rPr>
              <w:rFonts w:eastAsiaTheme="minorEastAsia"/>
              <w:noProof/>
              <w:kern w:val="2"/>
              <w:lang/>
              <w14:ligatures w14:val="standardContextual"/>
            </w:rPr>
          </w:pPr>
          <w:hyperlink w:anchor="_Toc187000216" w:history="1">
            <w:r w:rsidRPr="000872D9">
              <w:rPr>
                <w:rStyle w:val="Hyperlink"/>
                <w:noProof/>
                <w:lang w:val="en-US"/>
              </w:rPr>
              <w:t>Display</w:t>
            </w:r>
            <w:r>
              <w:rPr>
                <w:noProof/>
                <w:webHidden/>
              </w:rPr>
              <w:tab/>
            </w:r>
            <w:r>
              <w:rPr>
                <w:noProof/>
                <w:webHidden/>
              </w:rPr>
              <w:fldChar w:fldCharType="begin"/>
            </w:r>
            <w:r>
              <w:rPr>
                <w:noProof/>
                <w:webHidden/>
              </w:rPr>
              <w:instrText xml:space="preserve"> PAGEREF _Toc187000216 \h </w:instrText>
            </w:r>
            <w:r>
              <w:rPr>
                <w:noProof/>
                <w:webHidden/>
              </w:rPr>
            </w:r>
            <w:r>
              <w:rPr>
                <w:noProof/>
                <w:webHidden/>
              </w:rPr>
              <w:fldChar w:fldCharType="separate"/>
            </w:r>
            <w:r>
              <w:rPr>
                <w:noProof/>
                <w:webHidden/>
              </w:rPr>
              <w:t>11</w:t>
            </w:r>
            <w:r>
              <w:rPr>
                <w:noProof/>
                <w:webHidden/>
              </w:rPr>
              <w:fldChar w:fldCharType="end"/>
            </w:r>
          </w:hyperlink>
        </w:p>
        <w:p w14:paraId="7A2F8714" w14:textId="667B21A5" w:rsidR="006B5D6C" w:rsidRDefault="006B5D6C">
          <w:pPr>
            <w:pStyle w:val="TOC1"/>
            <w:tabs>
              <w:tab w:val="right" w:leader="dot" w:pos="9016"/>
            </w:tabs>
            <w:rPr>
              <w:rFonts w:eastAsiaTheme="minorEastAsia"/>
              <w:noProof/>
              <w:kern w:val="2"/>
              <w:lang/>
              <w14:ligatures w14:val="standardContextual"/>
            </w:rPr>
          </w:pPr>
          <w:hyperlink w:anchor="_Toc187000217" w:history="1">
            <w:r w:rsidRPr="000872D9">
              <w:rPr>
                <w:rStyle w:val="Hyperlink"/>
                <w:noProof/>
                <w:lang w:val="en-US"/>
              </w:rPr>
              <w:t>Results</w:t>
            </w:r>
            <w:r>
              <w:rPr>
                <w:noProof/>
                <w:webHidden/>
              </w:rPr>
              <w:tab/>
            </w:r>
            <w:r>
              <w:rPr>
                <w:noProof/>
                <w:webHidden/>
              </w:rPr>
              <w:fldChar w:fldCharType="begin"/>
            </w:r>
            <w:r>
              <w:rPr>
                <w:noProof/>
                <w:webHidden/>
              </w:rPr>
              <w:instrText xml:space="preserve"> PAGEREF _Toc187000217 \h </w:instrText>
            </w:r>
            <w:r>
              <w:rPr>
                <w:noProof/>
                <w:webHidden/>
              </w:rPr>
            </w:r>
            <w:r>
              <w:rPr>
                <w:noProof/>
                <w:webHidden/>
              </w:rPr>
              <w:fldChar w:fldCharType="separate"/>
            </w:r>
            <w:r>
              <w:rPr>
                <w:noProof/>
                <w:webHidden/>
              </w:rPr>
              <w:t>11</w:t>
            </w:r>
            <w:r>
              <w:rPr>
                <w:noProof/>
                <w:webHidden/>
              </w:rPr>
              <w:fldChar w:fldCharType="end"/>
            </w:r>
          </w:hyperlink>
        </w:p>
        <w:p w14:paraId="0C5DF5F1" w14:textId="6BA0C01D" w:rsidR="006B5D6C" w:rsidRDefault="006B5D6C">
          <w:pPr>
            <w:pStyle w:val="TOC1"/>
            <w:tabs>
              <w:tab w:val="right" w:leader="dot" w:pos="9016"/>
            </w:tabs>
            <w:rPr>
              <w:rFonts w:eastAsiaTheme="minorEastAsia"/>
              <w:noProof/>
              <w:kern w:val="2"/>
              <w:lang/>
              <w14:ligatures w14:val="standardContextual"/>
            </w:rPr>
          </w:pPr>
          <w:hyperlink w:anchor="_Toc187000218" w:history="1">
            <w:r w:rsidRPr="000872D9">
              <w:rPr>
                <w:rStyle w:val="Hyperlink"/>
                <w:noProof/>
                <w:lang w:val="en-US"/>
              </w:rPr>
              <w:t>Remaining Issues / Outlook</w:t>
            </w:r>
            <w:r>
              <w:rPr>
                <w:noProof/>
                <w:webHidden/>
              </w:rPr>
              <w:tab/>
            </w:r>
            <w:r>
              <w:rPr>
                <w:noProof/>
                <w:webHidden/>
              </w:rPr>
              <w:fldChar w:fldCharType="begin"/>
            </w:r>
            <w:r>
              <w:rPr>
                <w:noProof/>
                <w:webHidden/>
              </w:rPr>
              <w:instrText xml:space="preserve"> PAGEREF _Toc187000218 \h </w:instrText>
            </w:r>
            <w:r>
              <w:rPr>
                <w:noProof/>
                <w:webHidden/>
              </w:rPr>
            </w:r>
            <w:r>
              <w:rPr>
                <w:noProof/>
                <w:webHidden/>
              </w:rPr>
              <w:fldChar w:fldCharType="separate"/>
            </w:r>
            <w:r>
              <w:rPr>
                <w:noProof/>
                <w:webHidden/>
              </w:rPr>
              <w:t>14</w:t>
            </w:r>
            <w:r>
              <w:rPr>
                <w:noProof/>
                <w:webHidden/>
              </w:rPr>
              <w:fldChar w:fldCharType="end"/>
            </w:r>
          </w:hyperlink>
        </w:p>
        <w:p w14:paraId="0BB0D2C8" w14:textId="33C30C19" w:rsidR="006B5D6C" w:rsidRDefault="006B5D6C">
          <w:pPr>
            <w:pStyle w:val="TOC1"/>
            <w:tabs>
              <w:tab w:val="right" w:leader="dot" w:pos="9016"/>
            </w:tabs>
            <w:rPr>
              <w:rFonts w:eastAsiaTheme="minorEastAsia"/>
              <w:noProof/>
              <w:kern w:val="2"/>
              <w:lang/>
              <w14:ligatures w14:val="standardContextual"/>
            </w:rPr>
          </w:pPr>
          <w:hyperlink w:anchor="_Toc187000219" w:history="1">
            <w:r w:rsidRPr="000872D9">
              <w:rPr>
                <w:rStyle w:val="Hyperlink"/>
                <w:noProof/>
                <w:lang w:val="en-US"/>
              </w:rPr>
              <w:t>Attribution</w:t>
            </w:r>
            <w:r>
              <w:rPr>
                <w:noProof/>
                <w:webHidden/>
              </w:rPr>
              <w:tab/>
            </w:r>
            <w:r>
              <w:rPr>
                <w:noProof/>
                <w:webHidden/>
              </w:rPr>
              <w:fldChar w:fldCharType="begin"/>
            </w:r>
            <w:r>
              <w:rPr>
                <w:noProof/>
                <w:webHidden/>
              </w:rPr>
              <w:instrText xml:space="preserve"> PAGEREF _Toc187000219 \h </w:instrText>
            </w:r>
            <w:r>
              <w:rPr>
                <w:noProof/>
                <w:webHidden/>
              </w:rPr>
            </w:r>
            <w:r>
              <w:rPr>
                <w:noProof/>
                <w:webHidden/>
              </w:rPr>
              <w:fldChar w:fldCharType="separate"/>
            </w:r>
            <w:r>
              <w:rPr>
                <w:noProof/>
                <w:webHidden/>
              </w:rPr>
              <w:t>15</w:t>
            </w:r>
            <w:r>
              <w:rPr>
                <w:noProof/>
                <w:webHidden/>
              </w:rPr>
              <w:fldChar w:fldCharType="end"/>
            </w:r>
          </w:hyperlink>
        </w:p>
        <w:p w14:paraId="1992E6ED" w14:textId="5EEBE2FB" w:rsidR="006B5D6C" w:rsidRDefault="006B5D6C">
          <w:pPr>
            <w:pStyle w:val="TOC1"/>
            <w:tabs>
              <w:tab w:val="right" w:leader="dot" w:pos="9016"/>
            </w:tabs>
            <w:rPr>
              <w:rFonts w:eastAsiaTheme="minorEastAsia"/>
              <w:noProof/>
              <w:kern w:val="2"/>
              <w:lang/>
              <w14:ligatures w14:val="standardContextual"/>
            </w:rPr>
          </w:pPr>
          <w:hyperlink w:anchor="_Toc187000220" w:history="1">
            <w:r w:rsidRPr="000872D9">
              <w:rPr>
                <w:rStyle w:val="Hyperlink"/>
                <w:noProof/>
                <w:lang w:val="en-US"/>
              </w:rPr>
              <w:t>Conclusion</w:t>
            </w:r>
            <w:r>
              <w:rPr>
                <w:noProof/>
                <w:webHidden/>
              </w:rPr>
              <w:tab/>
            </w:r>
            <w:r>
              <w:rPr>
                <w:noProof/>
                <w:webHidden/>
              </w:rPr>
              <w:fldChar w:fldCharType="begin"/>
            </w:r>
            <w:r>
              <w:rPr>
                <w:noProof/>
                <w:webHidden/>
              </w:rPr>
              <w:instrText xml:space="preserve"> PAGEREF _Toc187000220 \h </w:instrText>
            </w:r>
            <w:r>
              <w:rPr>
                <w:noProof/>
                <w:webHidden/>
              </w:rPr>
            </w:r>
            <w:r>
              <w:rPr>
                <w:noProof/>
                <w:webHidden/>
              </w:rPr>
              <w:fldChar w:fldCharType="separate"/>
            </w:r>
            <w:r>
              <w:rPr>
                <w:noProof/>
                <w:webHidden/>
              </w:rPr>
              <w:t>15</w:t>
            </w:r>
            <w:r>
              <w:rPr>
                <w:noProof/>
                <w:webHidden/>
              </w:rPr>
              <w:fldChar w:fldCharType="end"/>
            </w:r>
          </w:hyperlink>
        </w:p>
        <w:p w14:paraId="33B1C247" w14:textId="38EDED7F" w:rsidR="006B5D6C" w:rsidRDefault="006B5D6C">
          <w:pPr>
            <w:pStyle w:val="TOC1"/>
            <w:tabs>
              <w:tab w:val="right" w:leader="dot" w:pos="9016"/>
            </w:tabs>
            <w:rPr>
              <w:rFonts w:eastAsiaTheme="minorEastAsia"/>
              <w:noProof/>
              <w:kern w:val="2"/>
              <w:lang/>
              <w14:ligatures w14:val="standardContextual"/>
            </w:rPr>
          </w:pPr>
          <w:hyperlink w:anchor="_Toc187000221" w:history="1">
            <w:r w:rsidRPr="000872D9">
              <w:rPr>
                <w:rStyle w:val="Hyperlink"/>
                <w:noProof/>
              </w:rPr>
              <w:t>References</w:t>
            </w:r>
            <w:r>
              <w:rPr>
                <w:noProof/>
                <w:webHidden/>
              </w:rPr>
              <w:tab/>
            </w:r>
            <w:r>
              <w:rPr>
                <w:noProof/>
                <w:webHidden/>
              </w:rPr>
              <w:fldChar w:fldCharType="begin"/>
            </w:r>
            <w:r>
              <w:rPr>
                <w:noProof/>
                <w:webHidden/>
              </w:rPr>
              <w:instrText xml:space="preserve"> PAGEREF _Toc187000221 \h </w:instrText>
            </w:r>
            <w:r>
              <w:rPr>
                <w:noProof/>
                <w:webHidden/>
              </w:rPr>
            </w:r>
            <w:r>
              <w:rPr>
                <w:noProof/>
                <w:webHidden/>
              </w:rPr>
              <w:fldChar w:fldCharType="separate"/>
            </w:r>
            <w:r>
              <w:rPr>
                <w:noProof/>
                <w:webHidden/>
              </w:rPr>
              <w:t>16</w:t>
            </w:r>
            <w:r>
              <w:rPr>
                <w:noProof/>
                <w:webHidden/>
              </w:rPr>
              <w:fldChar w:fldCharType="end"/>
            </w:r>
          </w:hyperlink>
        </w:p>
        <w:p w14:paraId="4576EFC4" w14:textId="6459B0A5" w:rsidR="006B5D6C" w:rsidRDefault="006B5D6C">
          <w:pPr>
            <w:pStyle w:val="TOC1"/>
            <w:tabs>
              <w:tab w:val="right" w:leader="dot" w:pos="9016"/>
            </w:tabs>
            <w:rPr>
              <w:rFonts w:eastAsiaTheme="minorEastAsia"/>
              <w:noProof/>
              <w:kern w:val="2"/>
              <w:lang/>
              <w14:ligatures w14:val="standardContextual"/>
            </w:rPr>
          </w:pPr>
          <w:hyperlink w:anchor="_Toc187000222" w:history="1">
            <w:r w:rsidRPr="000872D9">
              <w:rPr>
                <w:rStyle w:val="Hyperlink"/>
                <w:noProof/>
                <w:lang w:val="en-US"/>
              </w:rPr>
              <w:t>Attachments</w:t>
            </w:r>
            <w:r>
              <w:rPr>
                <w:noProof/>
                <w:webHidden/>
              </w:rPr>
              <w:tab/>
            </w:r>
            <w:r>
              <w:rPr>
                <w:noProof/>
                <w:webHidden/>
              </w:rPr>
              <w:fldChar w:fldCharType="begin"/>
            </w:r>
            <w:r>
              <w:rPr>
                <w:noProof/>
                <w:webHidden/>
              </w:rPr>
              <w:instrText xml:space="preserve"> PAGEREF _Toc187000222 \h </w:instrText>
            </w:r>
            <w:r>
              <w:rPr>
                <w:noProof/>
                <w:webHidden/>
              </w:rPr>
            </w:r>
            <w:r>
              <w:rPr>
                <w:noProof/>
                <w:webHidden/>
              </w:rPr>
              <w:fldChar w:fldCharType="separate"/>
            </w:r>
            <w:r>
              <w:rPr>
                <w:noProof/>
                <w:webHidden/>
              </w:rPr>
              <w:t>17</w:t>
            </w:r>
            <w:r>
              <w:rPr>
                <w:noProof/>
                <w:webHidden/>
              </w:rPr>
              <w:fldChar w:fldCharType="end"/>
            </w:r>
          </w:hyperlink>
        </w:p>
        <w:p w14:paraId="7ED90119" w14:textId="77BBE94C" w:rsidR="006B5D6C" w:rsidRDefault="006B5D6C">
          <w:pPr>
            <w:pStyle w:val="TOC2"/>
            <w:tabs>
              <w:tab w:val="right" w:leader="dot" w:pos="9016"/>
            </w:tabs>
            <w:rPr>
              <w:rFonts w:eastAsiaTheme="minorEastAsia"/>
              <w:noProof/>
              <w:kern w:val="2"/>
              <w:lang/>
              <w14:ligatures w14:val="standardContextual"/>
            </w:rPr>
          </w:pPr>
          <w:hyperlink w:anchor="_Toc187000223" w:history="1">
            <w:r w:rsidRPr="000872D9">
              <w:rPr>
                <w:rStyle w:val="Hyperlink"/>
                <w:noProof/>
                <w:lang w:val="en-US"/>
              </w:rPr>
              <w:t>Full Transcription from Examples</w:t>
            </w:r>
            <w:r>
              <w:rPr>
                <w:noProof/>
                <w:webHidden/>
              </w:rPr>
              <w:tab/>
            </w:r>
            <w:r>
              <w:rPr>
                <w:noProof/>
                <w:webHidden/>
              </w:rPr>
              <w:fldChar w:fldCharType="begin"/>
            </w:r>
            <w:r>
              <w:rPr>
                <w:noProof/>
                <w:webHidden/>
              </w:rPr>
              <w:instrText xml:space="preserve"> PAGEREF _Toc187000223 \h </w:instrText>
            </w:r>
            <w:r>
              <w:rPr>
                <w:noProof/>
                <w:webHidden/>
              </w:rPr>
            </w:r>
            <w:r>
              <w:rPr>
                <w:noProof/>
                <w:webHidden/>
              </w:rPr>
              <w:fldChar w:fldCharType="separate"/>
            </w:r>
            <w:r>
              <w:rPr>
                <w:noProof/>
                <w:webHidden/>
              </w:rPr>
              <w:t>17</w:t>
            </w:r>
            <w:r>
              <w:rPr>
                <w:noProof/>
                <w:webHidden/>
              </w:rPr>
              <w:fldChar w:fldCharType="end"/>
            </w:r>
          </w:hyperlink>
        </w:p>
        <w:p w14:paraId="75CB89BF" w14:textId="660C268C" w:rsidR="3C9BC129" w:rsidRDefault="3C9BC129" w:rsidP="3C9BC129">
          <w:pPr>
            <w:pStyle w:val="TOC1"/>
            <w:tabs>
              <w:tab w:val="right" w:leader="dot" w:pos="9015"/>
            </w:tabs>
            <w:rPr>
              <w:rStyle w:val="Hyperlink"/>
            </w:rPr>
          </w:pPr>
          <w:r>
            <w:fldChar w:fldCharType="end"/>
          </w:r>
        </w:p>
      </w:sdtContent>
    </w:sdt>
    <w:p w14:paraId="1E048272" w14:textId="60CDD9B7" w:rsidR="0068548C" w:rsidRDefault="0068548C"/>
    <w:p w14:paraId="70B456D6" w14:textId="71034591" w:rsidR="1779D4F2" w:rsidRDefault="1779D4F2">
      <w:r>
        <w:br w:type="page"/>
      </w:r>
    </w:p>
    <w:p w14:paraId="4E47C1E7" w14:textId="05FE6247" w:rsidR="001F7A2E" w:rsidRPr="0061742E" w:rsidRDefault="00AF4B91" w:rsidP="00AF4B91">
      <w:pPr>
        <w:pStyle w:val="Heading1"/>
        <w:rPr>
          <w:lang w:val="en-US"/>
        </w:rPr>
      </w:pPr>
      <w:bookmarkStart w:id="0" w:name="_Toc187000208"/>
      <w:r w:rsidRPr="0061742E">
        <w:rPr>
          <w:lang w:val="en-US"/>
        </w:rPr>
        <w:t>Introduction</w:t>
      </w:r>
      <w:bookmarkEnd w:id="0"/>
    </w:p>
    <w:p w14:paraId="0F18BC17" w14:textId="3D366FD0" w:rsidR="000B18A2" w:rsidRPr="00B1201D" w:rsidRDefault="00B1201D" w:rsidP="000B18A2">
      <w:r w:rsidRPr="00F6328E">
        <w:t xml:space="preserve">Both of us are </w:t>
      </w:r>
      <w:r w:rsidR="00F6328E" w:rsidRPr="00F6328E">
        <w:t xml:space="preserve">members </w:t>
      </w:r>
      <w:r w:rsidRPr="00F6328E">
        <w:t xml:space="preserve">of the same Dungeons &amp; Dragons (D&amp;D) </w:t>
      </w:r>
      <w:r w:rsidR="003C591A" w:rsidRPr="00F6328E">
        <w:t>g</w:t>
      </w:r>
      <w:r w:rsidRPr="00F6328E">
        <w:t xml:space="preserve">roup and </w:t>
      </w:r>
      <w:r w:rsidR="003C591A" w:rsidRPr="00F6328E">
        <w:t xml:space="preserve">regularly play </w:t>
      </w:r>
      <w:r w:rsidR="00FB6AC2" w:rsidRPr="00F6328E">
        <w:t xml:space="preserve">together. </w:t>
      </w:r>
      <w:r w:rsidR="00C33553" w:rsidRPr="00F6328E">
        <w:t>Between sessions</w:t>
      </w:r>
      <w:r w:rsidR="00F6328E" w:rsidRPr="00F6328E">
        <w:t>,</w:t>
      </w:r>
      <w:r w:rsidR="00C33553" w:rsidRPr="00F6328E">
        <w:t xml:space="preserve"> our </w:t>
      </w:r>
      <w:r w:rsidR="009A16E8" w:rsidRPr="00F6328E">
        <w:t xml:space="preserve">group members </w:t>
      </w:r>
      <w:r w:rsidR="00F6328E" w:rsidRPr="00F6328E">
        <w:t>began depicting</w:t>
      </w:r>
      <w:r w:rsidR="00A8399B" w:rsidRPr="00F6328E">
        <w:t xml:space="preserve"> </w:t>
      </w:r>
      <w:r w:rsidR="00AF15E0" w:rsidRPr="00F6328E">
        <w:t xml:space="preserve">and </w:t>
      </w:r>
      <w:r w:rsidR="00F6328E" w:rsidRPr="00F6328E">
        <w:t>sharing</w:t>
      </w:r>
      <w:r w:rsidR="00AF15E0" w:rsidRPr="00F6328E">
        <w:t xml:space="preserve"> </w:t>
      </w:r>
      <w:r w:rsidR="007108D7" w:rsidRPr="00F6328E">
        <w:t xml:space="preserve">iconic moments </w:t>
      </w:r>
      <w:r w:rsidR="00826D01" w:rsidRPr="00F6328E">
        <w:t>through</w:t>
      </w:r>
      <w:r w:rsidR="00E14C8E" w:rsidRPr="00F6328E">
        <w:t xml:space="preserve"> </w:t>
      </w:r>
      <w:r w:rsidR="00F6328E" w:rsidRPr="00F6328E">
        <w:t>AI-</w:t>
      </w:r>
      <w:r w:rsidR="007876D7" w:rsidRPr="00F6328E">
        <w:t>generated</w:t>
      </w:r>
      <w:r w:rsidR="007A7A7C" w:rsidRPr="00F6328E">
        <w:t xml:space="preserve"> </w:t>
      </w:r>
      <w:r w:rsidR="00F6328E" w:rsidRPr="00F6328E">
        <w:t xml:space="preserve">images. </w:t>
      </w:r>
      <w:r w:rsidR="001C7E10" w:rsidRPr="00F6328E">
        <w:t xml:space="preserve">This </w:t>
      </w:r>
      <w:r w:rsidR="00F6328E" w:rsidRPr="00F6328E">
        <w:t>sparked</w:t>
      </w:r>
      <w:r w:rsidR="001C7E10" w:rsidRPr="00F6328E">
        <w:t xml:space="preserve"> the idea </w:t>
      </w:r>
      <w:r w:rsidR="00F6328E" w:rsidRPr="00F6328E">
        <w:t>of generating</w:t>
      </w:r>
      <w:r w:rsidR="001C7E10" w:rsidRPr="00F6328E">
        <w:t xml:space="preserve"> these images automatically during </w:t>
      </w:r>
      <w:r w:rsidR="00F6328E" w:rsidRPr="00F6328E">
        <w:t>our sessions</w:t>
      </w:r>
      <w:r w:rsidR="001C7E10" w:rsidRPr="00F6328E">
        <w:t>.</w:t>
      </w:r>
    </w:p>
    <w:p w14:paraId="0C4B61D3" w14:textId="67EFD1EA" w:rsidR="00AF4B91" w:rsidRDefault="009F03A1" w:rsidP="00AF4B91">
      <w:pPr>
        <w:pStyle w:val="Heading1"/>
        <w:rPr>
          <w:lang w:val="en-US"/>
        </w:rPr>
      </w:pPr>
      <w:bookmarkStart w:id="1" w:name="_Toc187000209"/>
      <w:r w:rsidRPr="0061742E">
        <w:rPr>
          <w:lang w:val="en-US"/>
        </w:rPr>
        <w:t>G</w:t>
      </w:r>
      <w:r w:rsidR="00D45C82" w:rsidRPr="0061742E">
        <w:rPr>
          <w:lang w:val="en-US"/>
        </w:rPr>
        <w:t>oal</w:t>
      </w:r>
      <w:bookmarkEnd w:id="1"/>
    </w:p>
    <w:p w14:paraId="29E9AA0F" w14:textId="4EE8D6CA" w:rsidR="0012461E" w:rsidRPr="0012461E" w:rsidRDefault="0012461E" w:rsidP="0012461E">
      <w:r w:rsidRPr="0012461E">
        <w:t xml:space="preserve">The primary objective of this project is to create a system capable of recording a D&amp;D session and generating illustrative images that visually depict key events from the recorded session. These </w:t>
      </w:r>
      <w:proofErr w:type="spellStart"/>
      <w:r w:rsidRPr="0012461E">
        <w:t>images</w:t>
      </w:r>
      <w:proofErr w:type="spellEnd"/>
      <w:r w:rsidRPr="0012461E">
        <w:t xml:space="preserve"> will </w:t>
      </w:r>
      <w:proofErr w:type="spellStart"/>
      <w:r w:rsidRPr="0012461E">
        <w:t>represent</w:t>
      </w:r>
      <w:proofErr w:type="spellEnd"/>
      <w:r w:rsidRPr="0012461E">
        <w:t xml:space="preserve"> </w:t>
      </w:r>
      <w:proofErr w:type="spellStart"/>
      <w:r w:rsidRPr="0012461E">
        <w:t>the</w:t>
      </w:r>
      <w:proofErr w:type="spellEnd"/>
      <w:r w:rsidRPr="0012461E">
        <w:t xml:space="preserve"> narrative in a </w:t>
      </w:r>
      <w:proofErr w:type="spellStart"/>
      <w:r w:rsidRPr="0012461E">
        <w:t>cartoon</w:t>
      </w:r>
      <w:proofErr w:type="spellEnd"/>
      <w:r w:rsidRPr="0012461E">
        <w:t xml:space="preserve"> </w:t>
      </w:r>
      <w:proofErr w:type="spellStart"/>
      <w:r w:rsidRPr="0012461E">
        <w:t>or</w:t>
      </w:r>
      <w:proofErr w:type="spellEnd"/>
      <w:r w:rsidRPr="0012461E">
        <w:t xml:space="preserve"> </w:t>
      </w:r>
      <w:proofErr w:type="spellStart"/>
      <w:r w:rsidRPr="0012461E">
        <w:t>anime-inspired</w:t>
      </w:r>
      <w:proofErr w:type="spellEnd"/>
      <w:r w:rsidRPr="0012461E">
        <w:t xml:space="preserve"> style.</w:t>
      </w:r>
    </w:p>
    <w:p w14:paraId="042DDB71" w14:textId="77777777" w:rsidR="0012461E" w:rsidRPr="0012461E" w:rsidRDefault="0012461E" w:rsidP="0012461E">
      <w:r w:rsidRPr="0012461E">
        <w:t>To ensure ease of use, both the recording process and the publishing of the generated images will be integrated into a Discord server, providing a seamless experience for players.</w:t>
      </w:r>
    </w:p>
    <w:p w14:paraId="6E48374B" w14:textId="77777777" w:rsidR="0012461E" w:rsidRPr="0012461E" w:rsidRDefault="0012461E" w:rsidP="0012461E">
      <w:r w:rsidRPr="0012461E">
        <w:t>Key features include:</w:t>
      </w:r>
    </w:p>
    <w:p w14:paraId="637E2FC1" w14:textId="77777777" w:rsidR="0012461E" w:rsidRPr="0012461E" w:rsidRDefault="0012461E" w:rsidP="0012461E">
      <w:pPr>
        <w:numPr>
          <w:ilvl w:val="0"/>
          <w:numId w:val="1"/>
        </w:numPr>
      </w:pPr>
      <w:r w:rsidRPr="0012461E">
        <w:rPr>
          <w:b/>
        </w:rPr>
        <w:t>Illustrative Style</w:t>
      </w:r>
      <w:r w:rsidRPr="0012461E">
        <w:t>: The images will be produced in a cartoon or anime style to align with the fantasy aesthetic of typical D&amp;D campaigns.</w:t>
      </w:r>
    </w:p>
    <w:p w14:paraId="7AFAF486" w14:textId="77777777" w:rsidR="0012461E" w:rsidRPr="0012461E" w:rsidRDefault="0012461E" w:rsidP="0012461E">
      <w:pPr>
        <w:numPr>
          <w:ilvl w:val="0"/>
          <w:numId w:val="1"/>
        </w:numPr>
      </w:pPr>
      <w:r w:rsidRPr="0012461E">
        <w:rPr>
          <w:b/>
        </w:rPr>
        <w:t>Handling NSFW Content</w:t>
      </w:r>
      <w:r w:rsidRPr="0012461E">
        <w:t>: The system should be robust enough to process graphic descriptions from players (e.g., weapons, blood, or other mature themes) without triggering errors or producing inappropriate content warnings.</w:t>
      </w:r>
    </w:p>
    <w:p w14:paraId="0883AAB9" w14:textId="77777777" w:rsidR="0012461E" w:rsidRPr="0012461E" w:rsidRDefault="0012461E" w:rsidP="0012461E">
      <w:pPr>
        <w:numPr>
          <w:ilvl w:val="0"/>
          <w:numId w:val="1"/>
        </w:numPr>
      </w:pPr>
      <w:r w:rsidRPr="0012461E">
        <w:rPr>
          <w:b/>
        </w:rPr>
        <w:t>Player Identification</w:t>
      </w:r>
      <w:r w:rsidRPr="0012461E">
        <w:t>: Ideally, the system will support multiple players and be able to identify and distinguish between them, adding personalization and accuracy to the generated images.</w:t>
      </w:r>
    </w:p>
    <w:p w14:paraId="3E39405E" w14:textId="77777777" w:rsidR="0012461E" w:rsidRPr="0012461E" w:rsidRDefault="0012461E" w:rsidP="0012461E">
      <w:pPr>
        <w:rPr>
          <w:lang w:val="en-US"/>
        </w:rPr>
      </w:pPr>
      <w:r w:rsidRPr="0012461E">
        <w:rPr>
          <w:lang w:val="en-US"/>
        </w:rPr>
        <w:t>The ultimate goal is to enhance the storytelling experience of D&amp;D sessions by providing visually engaging and immersive illustrations that bring the players’ imaginations to life.</w:t>
      </w:r>
    </w:p>
    <w:p w14:paraId="35CBADBD" w14:textId="67528BE0" w:rsidR="00D45C82" w:rsidRDefault="00D45C82" w:rsidP="00D45C82">
      <w:pPr>
        <w:pStyle w:val="Heading1"/>
      </w:pPr>
      <w:bookmarkStart w:id="2" w:name="_Toc187000210"/>
      <w:r w:rsidRPr="00BB7CBE">
        <w:t>Implementation</w:t>
      </w:r>
      <w:bookmarkEnd w:id="2"/>
    </w:p>
    <w:p w14:paraId="0C20E44B" w14:textId="77777777" w:rsidR="00EB3181" w:rsidRPr="00EB3181" w:rsidRDefault="00EB3181" w:rsidP="00EB3181">
      <w:r w:rsidRPr="00EB3181">
        <w:t>This section outlines the implementation details of the project, covering key aspects such as the overall architecture, recording functionality, speech-to-text conversion, prompting mechanisms, large language model (LLM) integration, image generation, and display methods.</w:t>
      </w:r>
    </w:p>
    <w:p w14:paraId="64E2B848" w14:textId="77777777" w:rsidR="00EB3181" w:rsidRPr="00EB3181" w:rsidRDefault="00EB3181" w:rsidP="00EB3181">
      <w:r w:rsidRPr="00EB3181">
        <w:t>The project is implemented in Python, chosen for its suitability in rapid prototyping and its familiarity to all participants involved in the project. Python's extensive libraries and supportive ecosystem make it an ideal choice for a project of this nature.</w:t>
      </w:r>
    </w:p>
    <w:p w14:paraId="68C49458" w14:textId="77777777" w:rsidR="00EB3181" w:rsidRPr="00EB3181" w:rsidRDefault="00EB3181" w:rsidP="00EB3181">
      <w:r w:rsidRPr="00EB3181">
        <w:t>To leverage advanced machine learning models, the project utilizes Replicate, a platform offering access to a wide range of pre-trained models. This choice was driven by the course's provision of paid API access to Replicate, enabling participants to explore and integrate various models seamlessly into the project.</w:t>
      </w:r>
    </w:p>
    <w:p w14:paraId="26146829" w14:textId="77777777" w:rsidR="00C606C0" w:rsidRPr="00EB3181" w:rsidRDefault="00C606C0" w:rsidP="00853CCF"/>
    <w:p w14:paraId="390A20FC" w14:textId="666590B2" w:rsidR="00F71437" w:rsidRDefault="00AE1592" w:rsidP="007E18FA">
      <w:pPr>
        <w:pStyle w:val="Heading2"/>
      </w:pPr>
      <w:bookmarkStart w:id="3" w:name="_Toc187000211"/>
      <w:r w:rsidRPr="00AE1592">
        <w:t>Arc</w:t>
      </w:r>
      <w:r>
        <w:t>hitecture</w:t>
      </w:r>
      <w:bookmarkEnd w:id="3"/>
    </w:p>
    <w:p w14:paraId="19D69EDC" w14:textId="77777777" w:rsidR="00F71437" w:rsidRPr="00F71437" w:rsidRDefault="00F71437" w:rsidP="00F71437">
      <w:r w:rsidRPr="00F71437">
        <w:t>The program is built around a Discord bot, which serves as the core interface for user interactions. This bot manages user input and orchestrates the various processes required to achieve the project goals.</w:t>
      </w:r>
    </w:p>
    <w:p w14:paraId="599915E4" w14:textId="77777777" w:rsidR="00F71437" w:rsidRPr="00F71437" w:rsidRDefault="00F71437" w:rsidP="00F71437">
      <w:pPr>
        <w:rPr>
          <w:b/>
        </w:rPr>
      </w:pPr>
      <w:r w:rsidRPr="00F71437">
        <w:rPr>
          <w:b/>
        </w:rPr>
        <w:t>Workflow</w:t>
      </w:r>
    </w:p>
    <w:p w14:paraId="60E9BFF7" w14:textId="77777777" w:rsidR="00F71437" w:rsidRPr="00F71437" w:rsidRDefault="00F71437" w:rsidP="00F71437">
      <w:pPr>
        <w:numPr>
          <w:ilvl w:val="0"/>
          <w:numId w:val="2"/>
        </w:numPr>
      </w:pPr>
      <w:r w:rsidRPr="00F71437">
        <w:rPr>
          <w:b/>
        </w:rPr>
        <w:t>Command Handling</w:t>
      </w:r>
      <w:r w:rsidRPr="00F71437">
        <w:t>:</w:t>
      </w:r>
      <w:r w:rsidRPr="00F71437">
        <w:br/>
        <w:t>Users interact with the bot through commands issued in the Discord chat.</w:t>
      </w:r>
    </w:p>
    <w:p w14:paraId="02765567" w14:textId="77777777" w:rsidR="00F71437" w:rsidRPr="00F71437" w:rsidRDefault="00F71437" w:rsidP="00F71437">
      <w:pPr>
        <w:numPr>
          <w:ilvl w:val="0"/>
          <w:numId w:val="2"/>
        </w:numPr>
      </w:pPr>
      <w:r w:rsidRPr="00F71437">
        <w:rPr>
          <w:b/>
        </w:rPr>
        <w:t>Audio Recording</w:t>
      </w:r>
      <w:r w:rsidRPr="00F71437">
        <w:t>:</w:t>
      </w:r>
      <w:r w:rsidRPr="00F71437">
        <w:br/>
        <w:t>Upon receiving a command from a user in an audio chat, the bot joins the voice channel and begins recording.</w:t>
      </w:r>
    </w:p>
    <w:p w14:paraId="10B70EC3" w14:textId="77777777" w:rsidR="00F71437" w:rsidRPr="00F71437" w:rsidRDefault="00F71437" w:rsidP="00F71437">
      <w:pPr>
        <w:numPr>
          <w:ilvl w:val="1"/>
          <w:numId w:val="2"/>
        </w:numPr>
      </w:pPr>
      <w:r w:rsidRPr="00F71437">
        <w:t>The duration of the recording session is determined by a configurable setting in the .env file.</w:t>
      </w:r>
    </w:p>
    <w:p w14:paraId="59BE071D" w14:textId="77777777" w:rsidR="00F71437" w:rsidRPr="00F71437" w:rsidRDefault="00F71437" w:rsidP="00F71437">
      <w:pPr>
        <w:numPr>
          <w:ilvl w:val="1"/>
          <w:numId w:val="2"/>
        </w:numPr>
      </w:pPr>
      <w:r w:rsidRPr="00F71437">
        <w:t>Once the specified time has elapsed, the recording is stopped and saved as a .wav file.</w:t>
      </w:r>
    </w:p>
    <w:p w14:paraId="6A23BDD2" w14:textId="77777777" w:rsidR="00F71437" w:rsidRPr="00F71437" w:rsidRDefault="00F71437" w:rsidP="00F71437">
      <w:pPr>
        <w:numPr>
          <w:ilvl w:val="0"/>
          <w:numId w:val="2"/>
        </w:numPr>
      </w:pPr>
      <w:r w:rsidRPr="00F71437">
        <w:rPr>
          <w:b/>
        </w:rPr>
        <w:t>Speech-to-Text Conversion</w:t>
      </w:r>
      <w:r w:rsidRPr="00F71437">
        <w:t>:</w:t>
      </w:r>
      <w:r w:rsidRPr="00F71437">
        <w:br/>
        <w:t>The saved .wav file is sent to a speech-to-text model, which processes the audio and returns a transcription of the recorded session.</w:t>
      </w:r>
    </w:p>
    <w:p w14:paraId="78361CC5" w14:textId="77777777" w:rsidR="00F71437" w:rsidRPr="00F71437" w:rsidRDefault="00F71437" w:rsidP="00F71437">
      <w:pPr>
        <w:numPr>
          <w:ilvl w:val="0"/>
          <w:numId w:val="2"/>
        </w:numPr>
      </w:pPr>
      <w:r w:rsidRPr="00F71437">
        <w:rPr>
          <w:b/>
        </w:rPr>
        <w:t>Prompt Generation</w:t>
      </w:r>
      <w:r w:rsidRPr="00F71437">
        <w:t>:</w:t>
      </w:r>
      <w:r w:rsidRPr="00F71437">
        <w:br/>
        <w:t>The transcription is passed to a large language model (LLM), which analyzes the text and generates a detailed prompt for the image generation model.</w:t>
      </w:r>
    </w:p>
    <w:p w14:paraId="4EFA9898" w14:textId="77777777" w:rsidR="00F71437" w:rsidRPr="00F71437" w:rsidRDefault="00F71437" w:rsidP="00F71437">
      <w:pPr>
        <w:numPr>
          <w:ilvl w:val="0"/>
          <w:numId w:val="2"/>
        </w:numPr>
      </w:pPr>
      <w:r w:rsidRPr="00F71437">
        <w:rPr>
          <w:b/>
        </w:rPr>
        <w:t>Image Creation</w:t>
      </w:r>
      <w:r w:rsidRPr="00F71437">
        <w:t>:</w:t>
      </w:r>
      <w:r w:rsidRPr="00F71437">
        <w:br/>
        <w:t>The image generation model uses the prompt to create a visual representation of the events described in the transcription. The generated image is saved in a designated folder named images.</w:t>
      </w:r>
    </w:p>
    <w:p w14:paraId="7EBCCFC3" w14:textId="77777777" w:rsidR="00F71437" w:rsidRPr="00F71437" w:rsidRDefault="00F71437" w:rsidP="00F71437">
      <w:pPr>
        <w:numPr>
          <w:ilvl w:val="0"/>
          <w:numId w:val="2"/>
        </w:numPr>
      </w:pPr>
      <w:r w:rsidRPr="00F71437">
        <w:rPr>
          <w:b/>
        </w:rPr>
        <w:t>Image Posting</w:t>
      </w:r>
      <w:r w:rsidRPr="00F71437">
        <w:t>:</w:t>
      </w:r>
      <w:r w:rsidRPr="00F71437">
        <w:br/>
        <w:t>The latest image is retrieved from the images folder and automatically posted in the Discord chat for users to view.</w:t>
      </w:r>
    </w:p>
    <w:p w14:paraId="2C7B7629" w14:textId="77777777" w:rsidR="00F71437" w:rsidRPr="00F71437" w:rsidRDefault="00F71437" w:rsidP="00F71437">
      <w:r w:rsidRPr="00F71437">
        <w:t>This architecture ensures an efficient and user-friendly pipeline, seamlessly connecting voice recording, transcription, image generation, and display—all managed within a single Discord server environment.</w:t>
      </w:r>
    </w:p>
    <w:p w14:paraId="365DDC04" w14:textId="77777777" w:rsidR="00F43EE9" w:rsidRDefault="00E72BF7" w:rsidP="00F43EE9">
      <w:pPr>
        <w:keepNext/>
      </w:pPr>
      <w:r>
        <w:drawing>
          <wp:inline distT="0" distB="0" distL="0" distR="0" wp14:anchorId="529BFA33" wp14:editId="345CA1EF">
            <wp:extent cx="5057775" cy="1819275"/>
            <wp:effectExtent l="0" t="0" r="9525" b="9525"/>
            <wp:docPr id="2048206713" name="Picture 2" descr="A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06713" name="Picture 2" descr="A white ovals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7775" cy="1819275"/>
                    </a:xfrm>
                    <a:prstGeom prst="rect">
                      <a:avLst/>
                    </a:prstGeom>
                  </pic:spPr>
                </pic:pic>
              </a:graphicData>
            </a:graphic>
          </wp:inline>
        </w:drawing>
      </w:r>
    </w:p>
    <w:p w14:paraId="1EB6BACD" w14:textId="1975EA05" w:rsidR="00F71437" w:rsidRPr="00F43EE9" w:rsidRDefault="00F43EE9" w:rsidP="00F43EE9">
      <w:pPr>
        <w:pStyle w:val="Caption"/>
        <w:rPr>
          <w:lang w:val="en-US"/>
        </w:rPr>
      </w:pPr>
      <w:r w:rsidRPr="00F43EE9">
        <w:rPr>
          <w:lang w:val="en-US"/>
        </w:rPr>
        <w:t xml:space="preserve">Figure </w:t>
      </w:r>
      <w:r>
        <w:fldChar w:fldCharType="begin"/>
      </w:r>
      <w:r w:rsidRPr="00F43EE9">
        <w:rPr>
          <w:lang w:val="en-US"/>
        </w:rPr>
        <w:instrText xml:space="preserve"> SEQ Figure \* ARABIC </w:instrText>
      </w:r>
      <w:r>
        <w:fldChar w:fldCharType="separate"/>
      </w:r>
      <w:r w:rsidRPr="00F43EE9">
        <w:rPr>
          <w:noProof/>
          <w:lang w:val="en-US"/>
        </w:rPr>
        <w:t>1</w:t>
      </w:r>
      <w:r>
        <w:fldChar w:fldCharType="end"/>
      </w:r>
      <w:r w:rsidRPr="00F43EE9">
        <w:rPr>
          <w:lang w:val="en-US"/>
        </w:rPr>
        <w:t xml:space="preserve"> general speech to image process</w:t>
      </w:r>
    </w:p>
    <w:p w14:paraId="5D508B94" w14:textId="4468E5EC" w:rsidR="00FE1040" w:rsidRPr="00FE1040" w:rsidRDefault="00FE1040" w:rsidP="00FE1040">
      <w:pPr>
        <w:pStyle w:val="Heading2"/>
      </w:pPr>
      <w:bookmarkStart w:id="4" w:name="_Toc187000212"/>
      <w:r>
        <w:t>Recording</w:t>
      </w:r>
      <w:bookmarkEnd w:id="4"/>
    </w:p>
    <w:p w14:paraId="151FB79A" w14:textId="4B9FEF4C" w:rsidR="00690F38" w:rsidRPr="00692BDB" w:rsidRDefault="00C92B9A" w:rsidP="00BA0EE5">
      <w:r w:rsidRPr="00692BDB">
        <w:t xml:space="preserve">To be able to receive commands and </w:t>
      </w:r>
      <w:r w:rsidR="0036110C" w:rsidRPr="00692BDB">
        <w:t>record audio from Discord</w:t>
      </w:r>
      <w:r w:rsidR="0092721C" w:rsidRPr="00692BDB">
        <w:t>,</w:t>
      </w:r>
      <w:r w:rsidR="000B5A4D" w:rsidRPr="00692BDB">
        <w:t xml:space="preserve"> a </w:t>
      </w:r>
      <w:r w:rsidR="00B239F8" w:rsidRPr="00692BDB">
        <w:t xml:space="preserve">Discord Application </w:t>
      </w:r>
      <w:r w:rsidR="00C96CD3" w:rsidRPr="00692BDB">
        <w:t xml:space="preserve">is </w:t>
      </w:r>
      <w:r w:rsidR="0092721C" w:rsidRPr="00692BDB">
        <w:t>required</w:t>
      </w:r>
      <w:r w:rsidR="00787704" w:rsidRPr="00692BDB">
        <w:t xml:space="preserve">. </w:t>
      </w:r>
      <w:r w:rsidR="00A15A64" w:rsidRPr="00692BDB">
        <w:t xml:space="preserve">Such an </w:t>
      </w:r>
      <w:proofErr w:type="spellStart"/>
      <w:r w:rsidR="00A15A64" w:rsidRPr="00692BDB">
        <w:t>application</w:t>
      </w:r>
      <w:proofErr w:type="spellEnd"/>
      <w:r w:rsidR="00A15A64" w:rsidRPr="00692BDB">
        <w:t xml:space="preserve"> </w:t>
      </w:r>
      <w:proofErr w:type="spellStart"/>
      <w:r w:rsidR="00A15A64" w:rsidRPr="00692BDB">
        <w:t>can</w:t>
      </w:r>
      <w:proofErr w:type="spellEnd"/>
      <w:r w:rsidR="00A15A64" w:rsidRPr="00692BDB">
        <w:t xml:space="preserve"> </w:t>
      </w:r>
      <w:proofErr w:type="spellStart"/>
      <w:r w:rsidR="00A15A64" w:rsidRPr="00692BDB">
        <w:t>be</w:t>
      </w:r>
      <w:proofErr w:type="spellEnd"/>
      <w:r w:rsidR="00A15A64" w:rsidRPr="00692BDB">
        <w:t xml:space="preserve"> </w:t>
      </w:r>
      <w:proofErr w:type="spellStart"/>
      <w:r w:rsidR="00A15A64" w:rsidRPr="00692BDB">
        <w:t>created</w:t>
      </w:r>
      <w:proofErr w:type="spellEnd"/>
      <w:r w:rsidR="00A15A64" w:rsidRPr="00692BDB">
        <w:t xml:space="preserve"> on </w:t>
      </w:r>
      <w:proofErr w:type="spellStart"/>
      <w:r w:rsidR="00A15A64" w:rsidRPr="00692BDB">
        <w:t>the</w:t>
      </w:r>
      <w:proofErr w:type="spellEnd"/>
      <w:r w:rsidR="00A15A64" w:rsidRPr="00692BDB">
        <w:t xml:space="preserve"> Discord Developer Portal.</w:t>
      </w:r>
      <w:r w:rsidR="004E0D7E" w:rsidRPr="00692BDB">
        <w:t xml:space="preserve"> </w:t>
      </w:r>
      <w:proofErr w:type="spellStart"/>
      <w:r w:rsidR="0020025B" w:rsidRPr="00692BDB">
        <w:t>Using</w:t>
      </w:r>
      <w:proofErr w:type="spellEnd"/>
      <w:r w:rsidR="0020025B" w:rsidRPr="00692BDB">
        <w:t xml:space="preserve"> </w:t>
      </w:r>
      <w:proofErr w:type="spellStart"/>
      <w:r w:rsidR="0020025B" w:rsidRPr="00692BDB">
        <w:t>the</w:t>
      </w:r>
      <w:proofErr w:type="spellEnd"/>
      <w:r w:rsidR="0020025B" w:rsidRPr="00692BDB">
        <w:t xml:space="preserve"> </w:t>
      </w:r>
      <w:proofErr w:type="spellStart"/>
      <w:r w:rsidR="005A07F1" w:rsidRPr="00692BDB">
        <w:t>t</w:t>
      </w:r>
      <w:r w:rsidR="0020025B" w:rsidRPr="00692BDB">
        <w:t>oken</w:t>
      </w:r>
      <w:proofErr w:type="spellEnd"/>
      <w:r w:rsidR="0020025B" w:rsidRPr="00692BDB">
        <w:t xml:space="preserve"> </w:t>
      </w:r>
      <w:proofErr w:type="spellStart"/>
      <w:r w:rsidR="0020025B" w:rsidRPr="00692BDB">
        <w:t>from</w:t>
      </w:r>
      <w:proofErr w:type="spellEnd"/>
      <w:r w:rsidR="0020025B" w:rsidRPr="00692BDB">
        <w:t xml:space="preserve"> the created </w:t>
      </w:r>
      <w:r w:rsidR="005A3BD9" w:rsidRPr="00692BDB">
        <w:t>a</w:t>
      </w:r>
      <w:r w:rsidR="0020025B" w:rsidRPr="00692BDB">
        <w:t>pplication</w:t>
      </w:r>
      <w:r w:rsidR="00713B55" w:rsidRPr="00692BDB">
        <w:t>,</w:t>
      </w:r>
      <w:r w:rsidR="0020025B" w:rsidRPr="00692BDB">
        <w:t xml:space="preserve"> </w:t>
      </w:r>
      <w:r w:rsidR="00476C37" w:rsidRPr="00692BDB">
        <w:t xml:space="preserve">a </w:t>
      </w:r>
      <w:r w:rsidR="00D24AD4" w:rsidRPr="00692BDB">
        <w:t xml:space="preserve">bot can </w:t>
      </w:r>
      <w:r w:rsidR="00D862C2" w:rsidRPr="00692BDB">
        <w:t>co</w:t>
      </w:r>
      <w:r w:rsidR="00995B81" w:rsidRPr="00692BDB">
        <w:t xml:space="preserve">mmunicate with Discord </w:t>
      </w:r>
      <w:r w:rsidR="002C753B" w:rsidRPr="00692BDB">
        <w:t>via</w:t>
      </w:r>
      <w:r w:rsidR="00995B81" w:rsidRPr="00692BDB">
        <w:t xml:space="preserve"> </w:t>
      </w:r>
      <w:r w:rsidR="001A1542" w:rsidRPr="00692BDB">
        <w:t xml:space="preserve">their API. </w:t>
      </w:r>
      <w:r w:rsidR="00A327D1" w:rsidRPr="00692BDB">
        <w:t>To simplify th</w:t>
      </w:r>
      <w:r w:rsidR="00741F43" w:rsidRPr="00692BDB">
        <w:t xml:space="preserve">is, an existing </w:t>
      </w:r>
      <w:r w:rsidR="000D6872" w:rsidRPr="00692BDB">
        <w:t xml:space="preserve">API Wrapper can be </w:t>
      </w:r>
      <w:r w:rsidR="00692BDB" w:rsidRPr="00692BDB">
        <w:t>utilized</w:t>
      </w:r>
      <w:r w:rsidR="000D6872" w:rsidRPr="00692BDB">
        <w:t>.</w:t>
      </w:r>
      <w:r w:rsidR="00B55370" w:rsidRPr="00692BDB">
        <w:t xml:space="preserve"> </w:t>
      </w:r>
    </w:p>
    <w:p w14:paraId="4645EF22" w14:textId="4D1F5BDD" w:rsidR="00BA0EE5" w:rsidRPr="002477BD" w:rsidRDefault="00B55370" w:rsidP="00BA0EE5">
      <w:r>
        <w:t>Initially</w:t>
      </w:r>
      <w:r w:rsidR="00692BDB">
        <w:t>,</w:t>
      </w:r>
      <w:r>
        <w:t xml:space="preserve"> this project was setup using discord.py</w:t>
      </w:r>
      <w:sdt>
        <w:sdtPr>
          <w:id w:val="1904559649"/>
          <w:citation/>
        </w:sdtPr>
        <w:sdtContent>
          <w:r w:rsidR="0006175B">
            <w:fldChar w:fldCharType="begin"/>
          </w:r>
          <w:r w:rsidR="0006175B">
            <w:rPr>
              <w:lang w:val="en-US"/>
            </w:rPr>
            <w:instrText xml:space="preserve"> CITATION dis \l 1033 </w:instrText>
          </w:r>
          <w:r w:rsidR="0006175B">
            <w:fldChar w:fldCharType="separate"/>
          </w:r>
          <w:r w:rsidR="006B5D6C">
            <w:rPr>
              <w:noProof/>
              <w:lang w:val="en-US"/>
            </w:rPr>
            <w:t xml:space="preserve"> (discord.py, 2024)</w:t>
          </w:r>
          <w:r w:rsidR="0006175B">
            <w:fldChar w:fldCharType="end"/>
          </w:r>
        </w:sdtContent>
      </w:sdt>
      <w:r w:rsidR="00C90B89">
        <w:t>, a popular and w</w:t>
      </w:r>
      <w:r w:rsidR="004D6E2A">
        <w:t>idely used</w:t>
      </w:r>
      <w:r w:rsidR="00E54117">
        <w:t xml:space="preserve"> API Wrapper for python. </w:t>
      </w:r>
      <w:r w:rsidR="003A37B0" w:rsidRPr="000A6668">
        <w:t xml:space="preserve">After </w:t>
      </w:r>
      <w:proofErr w:type="spellStart"/>
      <w:r w:rsidR="003A37B0" w:rsidRPr="000A6668">
        <w:t>successfully</w:t>
      </w:r>
      <w:proofErr w:type="spellEnd"/>
      <w:r w:rsidR="003A37B0" w:rsidRPr="000A6668">
        <w:t xml:space="preserve"> </w:t>
      </w:r>
      <w:proofErr w:type="spellStart"/>
      <w:r w:rsidR="003A37B0" w:rsidRPr="000A6668">
        <w:t>integrating</w:t>
      </w:r>
      <w:proofErr w:type="spellEnd"/>
      <w:r w:rsidR="003A37B0" w:rsidRPr="000A6668">
        <w:t xml:space="preserve"> </w:t>
      </w:r>
      <w:proofErr w:type="spellStart"/>
      <w:r w:rsidR="003A37B0" w:rsidRPr="000A6668">
        <w:t>some</w:t>
      </w:r>
      <w:proofErr w:type="spellEnd"/>
      <w:r w:rsidR="003A37B0" w:rsidRPr="000A6668">
        <w:t xml:space="preserve"> basic commands</w:t>
      </w:r>
      <w:r w:rsidR="000A6668" w:rsidRPr="000A6668">
        <w:t>,</w:t>
      </w:r>
      <w:r w:rsidR="001D1B07" w:rsidRPr="000A6668">
        <w:t xml:space="preserve"> </w:t>
      </w:r>
      <w:r w:rsidR="0094124B" w:rsidRPr="000A6668">
        <w:t xml:space="preserve">an attempt </w:t>
      </w:r>
      <w:r w:rsidR="000A6668" w:rsidRPr="000A6668">
        <w:t>was made to record</w:t>
      </w:r>
      <w:r w:rsidR="0094124B" w:rsidRPr="000A6668">
        <w:t xml:space="preserve"> audio from </w:t>
      </w:r>
      <w:r w:rsidR="007D15FE" w:rsidRPr="000A6668">
        <w:t>voice channels</w:t>
      </w:r>
      <w:r w:rsidR="000A6668" w:rsidRPr="000A6668">
        <w:t xml:space="preserve">. However, this proved challenging because </w:t>
      </w:r>
      <w:r w:rsidR="000A6668" w:rsidRPr="002477BD">
        <w:t>discord.py does not support audio recording natively. Despite experimenting with various third-party extensions, no viable solution was found.</w:t>
      </w:r>
    </w:p>
    <w:p w14:paraId="55AA664D" w14:textId="086E82AA" w:rsidR="00221EF9" w:rsidRPr="002477BD" w:rsidRDefault="0004099B" w:rsidP="00BA0EE5">
      <w:r w:rsidRPr="002477BD">
        <w:t xml:space="preserve">Migrating to </w:t>
      </w:r>
      <w:r w:rsidR="0008635D" w:rsidRPr="002477BD">
        <w:t xml:space="preserve">the </w:t>
      </w:r>
      <w:proofErr w:type="spellStart"/>
      <w:r w:rsidR="00064B79" w:rsidRPr="002477BD">
        <w:t>pycord</w:t>
      </w:r>
      <w:proofErr w:type="spellEnd"/>
      <w:sdt>
        <w:sdtPr>
          <w:id w:val="-930342794"/>
          <w:citation/>
        </w:sdtPr>
        <w:sdtContent>
          <w:r w:rsidR="00F9683D">
            <w:fldChar w:fldCharType="begin"/>
          </w:r>
          <w:r w:rsidR="00F9683D">
            <w:rPr>
              <w:lang w:val="en-US"/>
            </w:rPr>
            <w:instrText xml:space="preserve"> CITATION Pyc24 \l 1033 </w:instrText>
          </w:r>
          <w:r w:rsidR="00F9683D">
            <w:fldChar w:fldCharType="separate"/>
          </w:r>
          <w:r w:rsidR="006B5D6C">
            <w:rPr>
              <w:noProof/>
              <w:lang w:val="en-US"/>
            </w:rPr>
            <w:t xml:space="preserve"> (Pycord, 2024)</w:t>
          </w:r>
          <w:r w:rsidR="00F9683D">
            <w:fldChar w:fldCharType="end"/>
          </w:r>
        </w:sdtContent>
      </w:sdt>
      <w:r w:rsidR="007B7323" w:rsidRPr="002477BD">
        <w:t xml:space="preserve"> </w:t>
      </w:r>
      <w:r w:rsidR="00E97196" w:rsidRPr="002477BD">
        <w:t xml:space="preserve">Discord API </w:t>
      </w:r>
      <w:r w:rsidR="00B81563" w:rsidRPr="002477BD">
        <w:t>W</w:t>
      </w:r>
      <w:r w:rsidR="00E97196" w:rsidRPr="002477BD">
        <w:t>rapper</w:t>
      </w:r>
      <w:r w:rsidR="00B81563" w:rsidRPr="002477BD">
        <w:t xml:space="preserve"> resolved this </w:t>
      </w:r>
      <w:r w:rsidR="00184376" w:rsidRPr="002477BD">
        <w:t>issue</w:t>
      </w:r>
      <w:r w:rsidR="004E0AA8" w:rsidRPr="002477BD">
        <w:t>, as it</w:t>
      </w:r>
      <w:r w:rsidR="00B76828" w:rsidRPr="002477BD">
        <w:t xml:space="preserve"> suppo</w:t>
      </w:r>
      <w:r w:rsidR="00345A9F" w:rsidRPr="002477BD">
        <w:t>r</w:t>
      </w:r>
      <w:r w:rsidR="00B76828" w:rsidRPr="002477BD">
        <w:t xml:space="preserve">ts </w:t>
      </w:r>
      <w:r w:rsidR="004164D4" w:rsidRPr="002477BD">
        <w:t xml:space="preserve">voice </w:t>
      </w:r>
      <w:r w:rsidR="00EA3DA8" w:rsidRPr="002477BD">
        <w:t xml:space="preserve">channel </w:t>
      </w:r>
      <w:r w:rsidR="004E0AA8" w:rsidRPr="002477BD">
        <w:t xml:space="preserve">audio recording </w:t>
      </w:r>
      <w:r w:rsidR="00EA3DA8" w:rsidRPr="002477BD">
        <w:t xml:space="preserve">out of the box. </w:t>
      </w:r>
      <w:r w:rsidR="002F4B38" w:rsidRPr="002477BD">
        <w:t xml:space="preserve">The </w:t>
      </w:r>
      <w:proofErr w:type="spellStart"/>
      <w:r w:rsidR="004E0AA8" w:rsidRPr="002477BD">
        <w:t>similarity</w:t>
      </w:r>
      <w:proofErr w:type="spellEnd"/>
      <w:r w:rsidR="004E0AA8" w:rsidRPr="002477BD">
        <w:t xml:space="preserve"> </w:t>
      </w:r>
      <w:proofErr w:type="spellStart"/>
      <w:r w:rsidR="004E0AA8" w:rsidRPr="002477BD">
        <w:t>between</w:t>
      </w:r>
      <w:proofErr w:type="spellEnd"/>
      <w:r w:rsidR="004E0AA8" w:rsidRPr="002477BD">
        <w:t xml:space="preserve"> </w:t>
      </w:r>
      <w:proofErr w:type="spellStart"/>
      <w:r w:rsidR="004E0AA8" w:rsidRPr="002477BD">
        <w:t>the</w:t>
      </w:r>
      <w:proofErr w:type="spellEnd"/>
      <w:r w:rsidR="004E0AA8" w:rsidRPr="002477BD">
        <w:t xml:space="preserve"> APIs</w:t>
      </w:r>
      <w:r w:rsidR="008B6693" w:rsidRPr="002477BD">
        <w:t xml:space="preserve"> of both wrappers made the migration </w:t>
      </w:r>
      <w:r w:rsidR="00C04988" w:rsidRPr="002477BD">
        <w:t xml:space="preserve">quick and </w:t>
      </w:r>
      <w:r w:rsidR="004E0AA8" w:rsidRPr="002477BD">
        <w:t>straightforward. With a functional audio recording</w:t>
      </w:r>
      <w:r w:rsidR="00EE7180" w:rsidRPr="002477BD">
        <w:t xml:space="preserve"> prototype </w:t>
      </w:r>
      <w:r w:rsidR="004E0AA8" w:rsidRPr="002477BD">
        <w:t>in place</w:t>
      </w:r>
      <w:r w:rsidR="00EE7180" w:rsidRPr="002477BD">
        <w:t xml:space="preserve">, a </w:t>
      </w:r>
      <w:r w:rsidR="001529D7" w:rsidRPr="002477BD">
        <w:t>proper</w:t>
      </w:r>
      <w:r w:rsidR="00EE7180" w:rsidRPr="002477BD">
        <w:t xml:space="preserve"> </w:t>
      </w:r>
      <w:r w:rsidR="001529D7" w:rsidRPr="002477BD">
        <w:t>solution</w:t>
      </w:r>
      <w:r w:rsidR="00EE7180" w:rsidRPr="002477BD">
        <w:t xml:space="preserve"> could be </w:t>
      </w:r>
      <w:r w:rsidR="001529D7" w:rsidRPr="002477BD">
        <w:t>implemented.</w:t>
      </w:r>
    </w:p>
    <w:p w14:paraId="0D715BE8" w14:textId="6360CD10" w:rsidR="009612C4" w:rsidRPr="009612C4" w:rsidRDefault="0001596A" w:rsidP="009612C4">
      <w:r w:rsidRPr="0001596A">
        <w:t xml:space="preserve">When the </w:t>
      </w:r>
      <w:r w:rsidR="00CA3114" w:rsidRPr="0001596A">
        <w:t>application</w:t>
      </w:r>
      <w:r w:rsidRPr="0001596A">
        <w:t xml:space="preserve"> starts</w:t>
      </w:r>
      <w:r w:rsidR="008E3A95" w:rsidRPr="0001596A">
        <w:t>,</w:t>
      </w:r>
      <w:r w:rsidR="001A01DC" w:rsidRPr="0001596A">
        <w:t xml:space="preserve"> </w:t>
      </w:r>
      <w:r w:rsidR="00AD6255" w:rsidRPr="0001596A">
        <w:t xml:space="preserve">a </w:t>
      </w:r>
      <w:proofErr w:type="spellStart"/>
      <w:r w:rsidR="00AD6255" w:rsidRPr="0001596A">
        <w:t>DiscordBot</w:t>
      </w:r>
      <w:proofErr w:type="spellEnd"/>
      <w:r w:rsidR="00AD6255" w:rsidRPr="0001596A">
        <w:t xml:space="preserve"> instance is </w:t>
      </w:r>
      <w:r w:rsidRPr="0001596A">
        <w:t>initialized</w:t>
      </w:r>
      <w:r w:rsidR="00AD6255" w:rsidRPr="0001596A">
        <w:t xml:space="preserve"> and </w:t>
      </w:r>
      <w:r w:rsidRPr="0001596A">
        <w:t>executed. This</w:t>
      </w:r>
      <w:r w:rsidR="00B01D43" w:rsidRPr="0001596A">
        <w:t xml:space="preserve"> instance listens to </w:t>
      </w:r>
      <w:r w:rsidR="00A73786" w:rsidRPr="0001596A">
        <w:t xml:space="preserve">all chat messages </w:t>
      </w:r>
      <w:r w:rsidRPr="0001596A">
        <w:t xml:space="preserve">across the </w:t>
      </w:r>
      <w:r w:rsidR="00A73786" w:rsidRPr="0001596A">
        <w:t>registered guilds.</w:t>
      </w:r>
      <w:r w:rsidR="00FC16B5" w:rsidRPr="0001596A">
        <w:t xml:space="preserve"> </w:t>
      </w:r>
      <w:r w:rsidR="00F434C2" w:rsidRPr="0001596A">
        <w:t>In Discord</w:t>
      </w:r>
      <w:r w:rsidRPr="0001596A">
        <w:t>,</w:t>
      </w:r>
      <w:r w:rsidR="00F434C2" w:rsidRPr="0001596A">
        <w:t xml:space="preserve"> a guild represents a collection of text </w:t>
      </w:r>
      <w:r w:rsidR="00265A69" w:rsidRPr="0001596A">
        <w:t xml:space="preserve">and voice channels. </w:t>
      </w:r>
      <w:r w:rsidRPr="0001596A">
        <w:t xml:space="preserve">For a </w:t>
      </w:r>
      <w:r w:rsidR="00265A69" w:rsidRPr="0001596A">
        <w:t>user</w:t>
      </w:r>
      <w:r w:rsidRPr="0001596A">
        <w:t>—</w:t>
      </w:r>
      <w:r w:rsidR="00265A69" w:rsidRPr="0001596A">
        <w:t>or in this case</w:t>
      </w:r>
      <w:r w:rsidRPr="0001596A">
        <w:t>, a</w:t>
      </w:r>
      <w:r w:rsidR="00265A69" w:rsidRPr="0001596A">
        <w:t xml:space="preserve"> bot</w:t>
      </w:r>
      <w:r w:rsidRPr="0001596A">
        <w:t>—to interact within these channels, it</w:t>
      </w:r>
      <w:r w:rsidR="00265A69" w:rsidRPr="0001596A">
        <w:t xml:space="preserve"> must </w:t>
      </w:r>
      <w:r w:rsidRPr="0001596A">
        <w:t xml:space="preserve">first </w:t>
      </w:r>
      <w:r w:rsidR="00265A69" w:rsidRPr="0001596A">
        <w:t xml:space="preserve">be </w:t>
      </w:r>
      <w:r w:rsidR="00205149" w:rsidRPr="0001596A">
        <w:t xml:space="preserve">invited to </w:t>
      </w:r>
      <w:r w:rsidRPr="0001596A">
        <w:t>the</w:t>
      </w:r>
      <w:r w:rsidR="00205149" w:rsidRPr="0001596A">
        <w:t xml:space="preserve"> guild</w:t>
      </w:r>
      <w:r w:rsidRPr="0001596A">
        <w:t>.</w:t>
      </w:r>
      <w:r w:rsidR="00A03046">
        <w:t xml:space="preserve"> </w:t>
      </w:r>
      <w:r w:rsidR="007F4BCD" w:rsidRPr="00EE0ECC">
        <w:t xml:space="preserve">If a message </w:t>
      </w:r>
      <w:r w:rsidR="00ED78A6" w:rsidRPr="00EE0ECC">
        <w:t>matches a configured command</w:t>
      </w:r>
      <w:r w:rsidR="00EE0ECC" w:rsidRPr="00EE0ECC">
        <w:t>,</w:t>
      </w:r>
      <w:r w:rsidR="00ED78A6" w:rsidRPr="00EE0ECC">
        <w:t xml:space="preserve"> </w:t>
      </w:r>
      <w:r w:rsidR="00833E26" w:rsidRPr="00EE0ECC">
        <w:t xml:space="preserve">the bot </w:t>
      </w:r>
      <w:r w:rsidR="00EE0ECC" w:rsidRPr="00EE0ECC">
        <w:t>detects it</w:t>
      </w:r>
      <w:r w:rsidR="00E6579D" w:rsidRPr="00EE0ECC">
        <w:t xml:space="preserve"> </w:t>
      </w:r>
      <w:r w:rsidR="00DC6F68" w:rsidRPr="00EE0ECC">
        <w:t xml:space="preserve">and </w:t>
      </w:r>
      <w:r w:rsidR="00EE0ECC" w:rsidRPr="00EE0ECC">
        <w:t>executes</w:t>
      </w:r>
      <w:r w:rsidR="00AD7670" w:rsidRPr="00EE0ECC">
        <w:t xml:space="preserve"> custom code</w:t>
      </w:r>
      <w:r w:rsidR="00EE0ECC" w:rsidRPr="00EE0ECC">
        <w:t>. These</w:t>
      </w:r>
      <w:r w:rsidR="0023517B" w:rsidRPr="00EE0ECC">
        <w:t xml:space="preserve"> commands can be registered using</w:t>
      </w:r>
      <w:r w:rsidR="008210A3" w:rsidRPr="00EE0ECC">
        <w:t xml:space="preserve"> </w:t>
      </w:r>
      <w:r w:rsidR="008210A3">
        <w:t>the annotation</w:t>
      </w:r>
      <w:r w:rsidR="0023517B">
        <w:t xml:space="preserve"> </w:t>
      </w:r>
      <w:r w:rsidR="009612C4" w:rsidRPr="009612C4">
        <w:rPr>
          <w:rFonts w:ascii="Courier New" w:eastAsia="Times New Roman" w:hAnsi="Courier New" w:cs="Courier New"/>
          <w:color w:val="9E880D"/>
          <w:sz w:val="20"/>
          <w:szCs w:val="20"/>
        </w:rPr>
        <w:t>@commands.command</w:t>
      </w:r>
      <w:r w:rsidR="009612C4" w:rsidRPr="009612C4">
        <w:rPr>
          <w:rFonts w:ascii="Courier New" w:eastAsia="Times New Roman" w:hAnsi="Courier New" w:cs="Courier New"/>
          <w:color w:val="080808"/>
          <w:sz w:val="20"/>
          <w:szCs w:val="20"/>
        </w:rPr>
        <w:t>(</w:t>
      </w:r>
      <w:r w:rsidR="009612C4" w:rsidRPr="009612C4">
        <w:rPr>
          <w:rFonts w:ascii="Courier New" w:eastAsia="Times New Roman" w:hAnsi="Courier New" w:cs="Courier New"/>
          <w:color w:val="660099"/>
          <w:sz w:val="20"/>
          <w:szCs w:val="20"/>
        </w:rPr>
        <w:t>name</w:t>
      </w:r>
      <w:r w:rsidR="009612C4" w:rsidRPr="009612C4">
        <w:rPr>
          <w:rFonts w:ascii="Courier New" w:eastAsia="Times New Roman" w:hAnsi="Courier New" w:cs="Courier New"/>
          <w:color w:val="080808"/>
          <w:sz w:val="20"/>
          <w:szCs w:val="20"/>
        </w:rPr>
        <w:t>=</w:t>
      </w:r>
      <w:r w:rsidR="009612C4" w:rsidRPr="009612C4">
        <w:rPr>
          <w:rFonts w:ascii="Courier New" w:eastAsia="Times New Roman" w:hAnsi="Courier New" w:cs="Courier New"/>
          <w:color w:val="067D17"/>
          <w:sz w:val="20"/>
          <w:szCs w:val="20"/>
        </w:rPr>
        <w:t>'start_recording'</w:t>
      </w:r>
      <w:r w:rsidR="009612C4" w:rsidRPr="009612C4">
        <w:rPr>
          <w:rFonts w:ascii="Courier New" w:eastAsia="Times New Roman" w:hAnsi="Courier New" w:cs="Courier New"/>
          <w:color w:val="080808"/>
          <w:sz w:val="20"/>
          <w:szCs w:val="20"/>
        </w:rPr>
        <w:t>)</w:t>
      </w:r>
      <w:r w:rsidR="009612C4">
        <w:t xml:space="preserve"> </w:t>
      </w:r>
      <w:proofErr w:type="spellStart"/>
      <w:r w:rsidR="008210A3">
        <w:t>from</w:t>
      </w:r>
      <w:proofErr w:type="spellEnd"/>
      <w:r w:rsidR="008210A3">
        <w:t xml:space="preserve"> </w:t>
      </w:r>
      <w:proofErr w:type="spellStart"/>
      <w:r w:rsidR="008210A3">
        <w:t>pycord</w:t>
      </w:r>
      <w:proofErr w:type="spellEnd"/>
      <w:r w:rsidR="008210A3">
        <w:t>.</w:t>
      </w:r>
    </w:p>
    <w:p w14:paraId="590DDFFF" w14:textId="3A0BAB0B" w:rsidR="00DB0142" w:rsidRDefault="002E2B98" w:rsidP="00BA0EE5">
      <w:proofErr w:type="spellStart"/>
      <w:r>
        <w:t>For</w:t>
      </w:r>
      <w:proofErr w:type="spellEnd"/>
      <w:r>
        <w:t xml:space="preserve"> </w:t>
      </w:r>
      <w:proofErr w:type="spellStart"/>
      <w:r w:rsidR="00DC011B">
        <w:t>this</w:t>
      </w:r>
      <w:proofErr w:type="spellEnd"/>
      <w:r w:rsidR="00DC011B">
        <w:t xml:space="preserve"> bot </w:t>
      </w:r>
      <w:proofErr w:type="spellStart"/>
      <w:r w:rsidR="009F1DC2">
        <w:t>four</w:t>
      </w:r>
      <w:proofErr w:type="spellEnd"/>
      <w:r w:rsidR="009F1DC2">
        <w:t xml:space="preserve"> different commands where registered.</w:t>
      </w:r>
    </w:p>
    <w:p w14:paraId="558B1EB9" w14:textId="281C123B" w:rsidR="00292BB9" w:rsidRDefault="00B51F80" w:rsidP="00292BB9">
      <w:pPr>
        <w:pStyle w:val="ListParagraph"/>
        <w:numPr>
          <w:ilvl w:val="0"/>
          <w:numId w:val="4"/>
        </w:numPr>
      </w:pPr>
      <w:r w:rsidRPr="5F05CEE3">
        <w:t>!j</w:t>
      </w:r>
      <w:r w:rsidR="00292BB9" w:rsidRPr="5F05CEE3">
        <w:t>oin – Makes the bot join the voice channel that the author of the message is currently in.</w:t>
      </w:r>
    </w:p>
    <w:p w14:paraId="58B5F07B" w14:textId="3E6736CA" w:rsidR="00292BB9" w:rsidRPr="00292BB9" w:rsidRDefault="00B51F80" w:rsidP="00292BB9">
      <w:pPr>
        <w:pStyle w:val="ListParagraph"/>
        <w:numPr>
          <w:ilvl w:val="0"/>
          <w:numId w:val="4"/>
        </w:numPr>
      </w:pPr>
      <w:r w:rsidRPr="5F05CEE3">
        <w:t>!l</w:t>
      </w:r>
      <w:r w:rsidR="00292BB9" w:rsidRPr="5F05CEE3">
        <w:t>eave – Makes the bot leave its current voice channel.</w:t>
      </w:r>
    </w:p>
    <w:p w14:paraId="2D16FB36" w14:textId="18A22EF6" w:rsidR="00B51F80" w:rsidRPr="00292BB9" w:rsidRDefault="00B51F80" w:rsidP="00292BB9">
      <w:pPr>
        <w:pStyle w:val="ListParagraph"/>
        <w:numPr>
          <w:ilvl w:val="0"/>
          <w:numId w:val="4"/>
        </w:numPr>
      </w:pPr>
      <w:r>
        <w:t xml:space="preserve">!start_recording -  Starts the recording and further processing of </w:t>
      </w:r>
      <w:r w:rsidR="00C12218">
        <w:t>the audio in the voice channel.</w:t>
      </w:r>
    </w:p>
    <w:p w14:paraId="737DA931" w14:textId="7F72F015" w:rsidR="00C12218" w:rsidRPr="00292BB9" w:rsidRDefault="00C12218" w:rsidP="00292BB9">
      <w:pPr>
        <w:pStyle w:val="ListParagraph"/>
        <w:numPr>
          <w:ilvl w:val="0"/>
          <w:numId w:val="4"/>
        </w:numPr>
      </w:pPr>
      <w:r>
        <w:t>!stop_recording – Stops the recording and processing of the audio.</w:t>
      </w:r>
    </w:p>
    <w:p w14:paraId="40CD6533" w14:textId="3F7929E3" w:rsidR="00063980" w:rsidRPr="00063980" w:rsidRDefault="00063980" w:rsidP="00063980">
      <w:r w:rsidRPr="00063980">
        <w:t xml:space="preserve">When the </w:t>
      </w:r>
      <w:proofErr w:type="spellStart"/>
      <w:r w:rsidRPr="00063980">
        <w:t>start_recording</w:t>
      </w:r>
      <w:proofErr w:type="spellEnd"/>
      <w:r w:rsidRPr="00063980">
        <w:t xml:space="preserve"> command is issued, the identically named function from </w:t>
      </w:r>
      <w:proofErr w:type="spellStart"/>
      <w:r w:rsidRPr="00063980">
        <w:t>pycord</w:t>
      </w:r>
      <w:proofErr w:type="spellEnd"/>
      <w:r w:rsidRPr="00063980">
        <w:t xml:space="preserve"> is called. This function expects an audio sink and a callback. The audio sink is responsible for converting raw audio into a usable format. In this project, the existing wave sink was used, enabling audio to be saved as a .wav file. Additionally, the wave sink supports filters, including a time filter, which automatically stops the recording after a specified duration and triggers the callback function. This filter is used to facilitate intermittent processing and the display of generated images.</w:t>
      </w:r>
    </w:p>
    <w:p w14:paraId="5B2485AF" w14:textId="5EA2B7AB" w:rsidR="00063980" w:rsidRPr="00063980" w:rsidRDefault="00063980" w:rsidP="00063980">
      <w:r w:rsidRPr="00063980">
        <w:t>Within the callback, it is first determined whether the recording was stopped manually by a user or automatically by the time filter. If the time filter was responsible, the next recording session is immediately triggered to ensure no audio is lost.</w:t>
      </w:r>
    </w:p>
    <w:p w14:paraId="44D9E12C" w14:textId="236D1601" w:rsidR="009F079D" w:rsidRDefault="009F079D" w:rsidP="00BA0EE5">
      <w:proofErr w:type="spellStart"/>
      <w:r w:rsidRPr="00063980">
        <w:t>Pycord</w:t>
      </w:r>
      <w:proofErr w:type="spellEnd"/>
      <w:r w:rsidRPr="00063980">
        <w:t xml:space="preserve"> provides separate </w:t>
      </w:r>
      <w:r w:rsidR="00DD2ACB" w:rsidRPr="00063980">
        <w:t>recordings</w:t>
      </w:r>
      <w:r w:rsidRPr="00063980">
        <w:t xml:space="preserve"> for each user within </w:t>
      </w:r>
      <w:r w:rsidR="00B14507" w:rsidRPr="00063980">
        <w:t>a</w:t>
      </w:r>
      <w:r w:rsidRPr="00063980">
        <w:t xml:space="preserve"> voice channel</w:t>
      </w:r>
      <w:r w:rsidR="00C51A6A" w:rsidRPr="00063980">
        <w:t>.</w:t>
      </w:r>
      <w:r w:rsidRPr="00063980">
        <w:t xml:space="preserve"> </w:t>
      </w:r>
      <w:r w:rsidR="00DD2ACB" w:rsidRPr="00063980">
        <w:t>Each recording is s</w:t>
      </w:r>
      <w:r w:rsidR="00062BA9" w:rsidRPr="00063980">
        <w:t xml:space="preserve">aved </w:t>
      </w:r>
      <w:r w:rsidR="00063980" w:rsidRPr="00063980">
        <w:t>as</w:t>
      </w:r>
      <w:r w:rsidR="00062BA9" w:rsidRPr="00063980">
        <w:t xml:space="preserve"> a </w:t>
      </w:r>
      <w:r w:rsidR="00126D4E" w:rsidRPr="00063980">
        <w:t xml:space="preserve">.wav file </w:t>
      </w:r>
      <w:r w:rsidR="004A1FA0" w:rsidRPr="00063980">
        <w:t xml:space="preserve">and </w:t>
      </w:r>
      <w:r w:rsidR="00063980" w:rsidRPr="00063980">
        <w:t>processed in parallel by</w:t>
      </w:r>
      <w:r w:rsidR="004A1FA0" w:rsidRPr="00063980">
        <w:t xml:space="preserve"> </w:t>
      </w:r>
      <w:r w:rsidR="008934D4" w:rsidRPr="00063980">
        <w:t xml:space="preserve">the </w:t>
      </w:r>
      <w:r w:rsidR="00026509" w:rsidRPr="00063980">
        <w:t>s</w:t>
      </w:r>
      <w:r w:rsidR="008934D4" w:rsidRPr="00063980">
        <w:t>peech</w:t>
      </w:r>
      <w:r w:rsidR="00063980" w:rsidRPr="00063980">
        <w:t>-</w:t>
      </w:r>
      <w:r w:rsidR="008934D4" w:rsidRPr="00063980">
        <w:t>to</w:t>
      </w:r>
      <w:r w:rsidR="00063980" w:rsidRPr="00063980">
        <w:t>-</w:t>
      </w:r>
      <w:r w:rsidR="008934D4" w:rsidRPr="00063980">
        <w:t>text model</w:t>
      </w:r>
      <w:r w:rsidR="008934D4">
        <w:t>.</w:t>
      </w:r>
    </w:p>
    <w:p w14:paraId="101213C9" w14:textId="2DC64C3C" w:rsidR="00D45C82" w:rsidRPr="00AE1592" w:rsidRDefault="00DC5AFB" w:rsidP="00D45C82">
      <w:pPr>
        <w:pStyle w:val="Heading2"/>
      </w:pPr>
      <w:bookmarkStart w:id="5" w:name="_Toc187000213"/>
      <w:r w:rsidRPr="00AE1592">
        <w:t xml:space="preserve">Speech </w:t>
      </w:r>
      <w:proofErr w:type="spellStart"/>
      <w:r w:rsidRPr="00AE1592">
        <w:t>to</w:t>
      </w:r>
      <w:proofErr w:type="spellEnd"/>
      <w:r w:rsidRPr="00AE1592">
        <w:t xml:space="preserve"> </w:t>
      </w:r>
      <w:proofErr w:type="spellStart"/>
      <w:r w:rsidRPr="00AE1592">
        <w:t>text</w:t>
      </w:r>
      <w:bookmarkEnd w:id="5"/>
      <w:proofErr w:type="spellEnd"/>
    </w:p>
    <w:p w14:paraId="11301C21" w14:textId="75BD3375" w:rsidR="00140AA4" w:rsidRPr="008C54BA" w:rsidRDefault="005A7DF6" w:rsidP="00140AA4">
      <w:r>
        <w:t>For</w:t>
      </w:r>
      <w:r w:rsidR="00DA74D0">
        <w:t xml:space="preserve"> the </w:t>
      </w:r>
      <w:r w:rsidR="00C741C8">
        <w:t xml:space="preserve">speech to text multiple </w:t>
      </w:r>
      <w:r w:rsidR="008D54B9">
        <w:t xml:space="preserve">libraries and models where </w:t>
      </w:r>
      <w:r w:rsidR="008C55E9">
        <w:t>tried</w:t>
      </w:r>
      <w:r w:rsidR="00372A1D">
        <w:t>.</w:t>
      </w:r>
      <w:r w:rsidR="00DA74D0">
        <w:t xml:space="preserve"> </w:t>
      </w:r>
      <w:proofErr w:type="spellStart"/>
      <w:r w:rsidR="008C55E9">
        <w:t>Initially</w:t>
      </w:r>
      <w:proofErr w:type="spellEnd"/>
      <w:r w:rsidR="008C55E9">
        <w:t xml:space="preserve"> </w:t>
      </w:r>
      <w:proofErr w:type="spellStart"/>
      <w:r w:rsidR="008C55E9">
        <w:t>the</w:t>
      </w:r>
      <w:proofErr w:type="spellEnd"/>
      <w:r w:rsidR="008C55E9">
        <w:t xml:space="preserve"> </w:t>
      </w:r>
      <w:proofErr w:type="spellStart"/>
      <w:r w:rsidR="00F67BAC">
        <w:t>python</w:t>
      </w:r>
      <w:proofErr w:type="spellEnd"/>
      <w:r w:rsidR="008C55E9">
        <w:t xml:space="preserve"> </w:t>
      </w:r>
      <w:proofErr w:type="spellStart"/>
      <w:r w:rsidR="008C55E9">
        <w:t>dependency</w:t>
      </w:r>
      <w:proofErr w:type="spellEnd"/>
      <w:r w:rsidR="00DA74D0">
        <w:t xml:space="preserve"> </w:t>
      </w:r>
      <w:proofErr w:type="spellStart"/>
      <w:r w:rsidR="00DA74D0" w:rsidRPr="00DA74D0">
        <w:t>SpeechRecognition</w:t>
      </w:r>
      <w:proofErr w:type="spellEnd"/>
      <w:sdt>
        <w:sdtPr>
          <w:id w:val="-516002324"/>
          <w:citation/>
        </w:sdtPr>
        <w:sdtContent>
          <w:r w:rsidR="00807547">
            <w:fldChar w:fldCharType="begin"/>
          </w:r>
          <w:r w:rsidR="00807547">
            <w:rPr>
              <w:lang w:val="en-US"/>
            </w:rPr>
            <w:instrText xml:space="preserve"> CITATION Spe24 \l 1033 </w:instrText>
          </w:r>
          <w:r w:rsidR="00807547">
            <w:fldChar w:fldCharType="separate"/>
          </w:r>
          <w:r w:rsidR="006B5D6C">
            <w:rPr>
              <w:noProof/>
              <w:lang w:val="en-US"/>
            </w:rPr>
            <w:t xml:space="preserve"> (SpeechRecognition, 2024)</w:t>
          </w:r>
          <w:r w:rsidR="00807547">
            <w:fldChar w:fldCharType="end"/>
          </w:r>
        </w:sdtContent>
      </w:sdt>
      <w:r w:rsidR="001D58F2">
        <w:t xml:space="preserve"> was </w:t>
      </w:r>
      <w:proofErr w:type="spellStart"/>
      <w:r w:rsidR="001D58F2">
        <w:t>used</w:t>
      </w:r>
      <w:proofErr w:type="spellEnd"/>
      <w:r w:rsidR="008C55E9">
        <w:t xml:space="preserve">. </w:t>
      </w:r>
      <w:r w:rsidR="00EF4BB9" w:rsidRPr="00567A06">
        <w:t xml:space="preserve">The </w:t>
      </w:r>
      <w:proofErr w:type="spellStart"/>
      <w:r w:rsidR="00EF4BB9" w:rsidRPr="00567A06">
        <w:t>library</w:t>
      </w:r>
      <w:proofErr w:type="spellEnd"/>
      <w:r w:rsidR="00EF4BB9" w:rsidRPr="00567A06">
        <w:t xml:space="preserve"> </w:t>
      </w:r>
      <w:proofErr w:type="spellStart"/>
      <w:r w:rsidR="00EF4BB9" w:rsidRPr="00567A06">
        <w:t>integrates</w:t>
      </w:r>
      <w:proofErr w:type="spellEnd"/>
      <w:r w:rsidR="00EF4BB9" w:rsidRPr="00567A06">
        <w:t xml:space="preserve"> </w:t>
      </w:r>
      <w:r w:rsidR="00953D0D" w:rsidRPr="00567A06">
        <w:t xml:space="preserve">multiple </w:t>
      </w:r>
      <w:proofErr w:type="spellStart"/>
      <w:r w:rsidR="00953D0D" w:rsidRPr="00567A06">
        <w:t>speech</w:t>
      </w:r>
      <w:proofErr w:type="spellEnd"/>
      <w:r w:rsidR="00953D0D" w:rsidRPr="00567A06">
        <w:t xml:space="preserve"> </w:t>
      </w:r>
      <w:proofErr w:type="spellStart"/>
      <w:r w:rsidR="00953D0D" w:rsidRPr="00567A06">
        <w:t>to</w:t>
      </w:r>
      <w:proofErr w:type="spellEnd"/>
      <w:r w:rsidR="00953D0D" w:rsidRPr="00567A06">
        <w:t xml:space="preserve"> </w:t>
      </w:r>
      <w:proofErr w:type="spellStart"/>
      <w:r w:rsidR="00953D0D" w:rsidRPr="00567A06">
        <w:t>text</w:t>
      </w:r>
      <w:proofErr w:type="spellEnd"/>
      <w:r w:rsidR="00953D0D" w:rsidRPr="00567A06">
        <w:t xml:space="preserve"> </w:t>
      </w:r>
      <w:proofErr w:type="spellStart"/>
      <w:r w:rsidR="00953D0D" w:rsidRPr="00567A06">
        <w:t>providers</w:t>
      </w:r>
      <w:proofErr w:type="spellEnd"/>
      <w:r w:rsidR="00953D0D" w:rsidRPr="00567A06">
        <w:t xml:space="preserve"> such </w:t>
      </w:r>
      <w:proofErr w:type="spellStart"/>
      <w:r w:rsidR="00953D0D" w:rsidRPr="00567A06">
        <w:t>as</w:t>
      </w:r>
      <w:proofErr w:type="spellEnd"/>
      <w:r w:rsidR="00953D0D" w:rsidRPr="00567A06">
        <w:t xml:space="preserve"> </w:t>
      </w:r>
      <w:proofErr w:type="spellStart"/>
      <w:r w:rsidR="00953D0D" w:rsidRPr="00567A06">
        <w:t>google</w:t>
      </w:r>
      <w:proofErr w:type="spellEnd"/>
      <w:r w:rsidR="00953D0D" w:rsidRPr="00567A06">
        <w:t xml:space="preserve"> </w:t>
      </w:r>
      <w:proofErr w:type="spellStart"/>
      <w:r w:rsidR="00AE75DC" w:rsidRPr="00567A06">
        <w:t>cloud</w:t>
      </w:r>
      <w:proofErr w:type="spellEnd"/>
      <w:r w:rsidR="00AE75DC" w:rsidRPr="00567A06">
        <w:t xml:space="preserve"> </w:t>
      </w:r>
      <w:proofErr w:type="spellStart"/>
      <w:r w:rsidR="00AE75DC" w:rsidRPr="00567A06">
        <w:t>speech</w:t>
      </w:r>
      <w:proofErr w:type="spellEnd"/>
      <w:r w:rsidR="00AE75DC" w:rsidRPr="00567A06">
        <w:t xml:space="preserve"> </w:t>
      </w:r>
      <w:r w:rsidR="00953D0D" w:rsidRPr="00567A06">
        <w:t xml:space="preserve">and </w:t>
      </w:r>
      <w:proofErr w:type="spellStart"/>
      <w:r w:rsidR="00953D0D" w:rsidRPr="00567A06">
        <w:t>azure</w:t>
      </w:r>
      <w:proofErr w:type="spellEnd"/>
      <w:r w:rsidR="00AE75DC" w:rsidRPr="00567A06">
        <w:t xml:space="preserve"> </w:t>
      </w:r>
      <w:proofErr w:type="spellStart"/>
      <w:r w:rsidR="00AE75DC" w:rsidRPr="00567A06">
        <w:t>speech</w:t>
      </w:r>
      <w:proofErr w:type="spellEnd"/>
      <w:r w:rsidR="00953D0D" w:rsidRPr="00567A06">
        <w:t>.</w:t>
      </w:r>
      <w:r w:rsidR="001D58F2" w:rsidRPr="00567A06">
        <w:t xml:space="preserve"> </w:t>
      </w:r>
      <w:r w:rsidR="0007667B" w:rsidRPr="00567A06">
        <w:t>However, due to recurring</w:t>
      </w:r>
      <w:r w:rsidR="00011EF8" w:rsidRPr="00567A06">
        <w:t xml:space="preserve"> issues with audio encoding</w:t>
      </w:r>
      <w:r w:rsidR="0007667B" w:rsidRPr="00567A06">
        <w:t>,</w:t>
      </w:r>
      <w:r w:rsidR="00011EF8" w:rsidRPr="00567A06">
        <w:t xml:space="preserve"> </w:t>
      </w:r>
      <w:r w:rsidR="00140AA4" w:rsidRPr="00567A06">
        <w:t xml:space="preserve">an attempt </w:t>
      </w:r>
      <w:r w:rsidR="0007667B" w:rsidRPr="00567A06">
        <w:t>was made to use Microsoft's</w:t>
      </w:r>
      <w:r w:rsidR="00140AA4" w:rsidRPr="00567A06">
        <w:t xml:space="preserve"> </w:t>
      </w:r>
      <w:r w:rsidR="00306A15" w:rsidRPr="00567A06">
        <w:t xml:space="preserve">official </w:t>
      </w:r>
      <w:proofErr w:type="spellStart"/>
      <w:r w:rsidR="00306A15" w:rsidRPr="00567A06">
        <w:t>azure-cognitiveservices-speech</w:t>
      </w:r>
      <w:proofErr w:type="spellEnd"/>
      <w:sdt>
        <w:sdtPr>
          <w:id w:val="-1968274499"/>
          <w:citation/>
        </w:sdtPr>
        <w:sdtContent>
          <w:r w:rsidR="00807547">
            <w:fldChar w:fldCharType="begin"/>
          </w:r>
          <w:r w:rsidR="00807547">
            <w:rPr>
              <w:lang w:val="en-US"/>
            </w:rPr>
            <w:instrText xml:space="preserve"> CITATION Qui24 \l 1033 </w:instrText>
          </w:r>
          <w:r w:rsidR="00807547">
            <w:fldChar w:fldCharType="separate"/>
          </w:r>
          <w:r w:rsidR="006B5D6C">
            <w:rPr>
              <w:noProof/>
              <w:lang w:val="en-US"/>
            </w:rPr>
            <w:t xml:space="preserve"> (Quickstart: Recognize and convert speech to text, 2024)</w:t>
          </w:r>
          <w:r w:rsidR="00807547">
            <w:fldChar w:fldCharType="end"/>
          </w:r>
        </w:sdtContent>
      </w:sdt>
      <w:r w:rsidR="00BE0577" w:rsidRPr="00567A06">
        <w:t xml:space="preserve"> </w:t>
      </w:r>
      <w:r w:rsidR="00567A06" w:rsidRPr="00567A06">
        <w:t>library</w:t>
      </w:r>
      <w:r w:rsidR="00425F42" w:rsidRPr="00567A06">
        <w:t xml:space="preserve">. </w:t>
      </w:r>
      <w:proofErr w:type="spellStart"/>
      <w:r w:rsidR="006D1E51" w:rsidRPr="006D1E51">
        <w:t>While</w:t>
      </w:r>
      <w:proofErr w:type="spellEnd"/>
      <w:r w:rsidR="006D1E51" w:rsidRPr="006D1E51">
        <w:t xml:space="preserve"> </w:t>
      </w:r>
      <w:proofErr w:type="spellStart"/>
      <w:r w:rsidR="006D1E51" w:rsidRPr="006D1E51">
        <w:t>this</w:t>
      </w:r>
      <w:proofErr w:type="spellEnd"/>
      <w:r w:rsidR="00555A4B" w:rsidRPr="006D1E51">
        <w:t xml:space="preserve"> </w:t>
      </w:r>
      <w:proofErr w:type="spellStart"/>
      <w:r w:rsidR="00D95868" w:rsidRPr="006D1E51">
        <w:t>implementation</w:t>
      </w:r>
      <w:proofErr w:type="spellEnd"/>
      <w:r w:rsidR="00D95868" w:rsidRPr="006D1E51">
        <w:t xml:space="preserve"> </w:t>
      </w:r>
      <w:proofErr w:type="spellStart"/>
      <w:r w:rsidR="006D1E51" w:rsidRPr="006D1E51">
        <w:t>functioned</w:t>
      </w:r>
      <w:proofErr w:type="spellEnd"/>
      <w:r w:rsidR="006D1E51" w:rsidRPr="006D1E51">
        <w:t xml:space="preserve">, </w:t>
      </w:r>
      <w:proofErr w:type="spellStart"/>
      <w:r w:rsidR="006D1E51" w:rsidRPr="006D1E51">
        <w:t>it</w:t>
      </w:r>
      <w:proofErr w:type="spellEnd"/>
      <w:r w:rsidR="006D1E51" w:rsidRPr="006D1E51">
        <w:t xml:space="preserve"> </w:t>
      </w:r>
      <w:proofErr w:type="spellStart"/>
      <w:r w:rsidR="006D1E51" w:rsidRPr="006D1E51">
        <w:t>occasionally</w:t>
      </w:r>
      <w:proofErr w:type="spellEnd"/>
      <w:r w:rsidR="006D1E51" w:rsidRPr="006D1E51">
        <w:t xml:space="preserve"> </w:t>
      </w:r>
      <w:proofErr w:type="spellStart"/>
      <w:r w:rsidR="006D1E51" w:rsidRPr="006D1E51">
        <w:t>failed</w:t>
      </w:r>
      <w:proofErr w:type="spellEnd"/>
      <w:r w:rsidR="006D1E51" w:rsidRPr="006D1E51">
        <w:t xml:space="preserve"> </w:t>
      </w:r>
      <w:proofErr w:type="spellStart"/>
      <w:r w:rsidR="006D1E51" w:rsidRPr="006D1E51">
        <w:t>to</w:t>
      </w:r>
      <w:proofErr w:type="spellEnd"/>
      <w:r w:rsidR="006D1E51" w:rsidRPr="006D1E51">
        <w:t xml:space="preserve"> </w:t>
      </w:r>
      <w:proofErr w:type="spellStart"/>
      <w:r w:rsidR="006D1E51" w:rsidRPr="006D1E51">
        <w:t>interpret</w:t>
      </w:r>
      <w:proofErr w:type="spellEnd"/>
      <w:r w:rsidR="00E332B2" w:rsidRPr="006D1E51">
        <w:t xml:space="preserve"> </w:t>
      </w:r>
      <w:proofErr w:type="spellStart"/>
      <w:r w:rsidR="00E332B2" w:rsidRPr="008C54BA">
        <w:t>the</w:t>
      </w:r>
      <w:proofErr w:type="spellEnd"/>
      <w:r w:rsidR="00E332B2" w:rsidRPr="008C54BA">
        <w:t xml:space="preserve"> </w:t>
      </w:r>
      <w:proofErr w:type="spellStart"/>
      <w:r w:rsidR="006D1E51" w:rsidRPr="008C54BA">
        <w:t>entire</w:t>
      </w:r>
      <w:proofErr w:type="spellEnd"/>
      <w:r w:rsidR="00E332B2" w:rsidRPr="008C54BA">
        <w:t xml:space="preserve"> </w:t>
      </w:r>
      <w:proofErr w:type="spellStart"/>
      <w:r w:rsidR="00E332B2" w:rsidRPr="008C54BA">
        <w:t>audio</w:t>
      </w:r>
      <w:proofErr w:type="spellEnd"/>
      <w:r w:rsidR="00857074" w:rsidRPr="008C54BA">
        <w:t xml:space="preserve"> </w:t>
      </w:r>
      <w:proofErr w:type="spellStart"/>
      <w:r w:rsidR="006D1E51" w:rsidRPr="008C54BA">
        <w:t>correctly</w:t>
      </w:r>
      <w:proofErr w:type="spellEnd"/>
      <w:r w:rsidR="006D1E51" w:rsidRPr="008C54BA">
        <w:t>,</w:t>
      </w:r>
      <w:r w:rsidR="004C36DB" w:rsidRPr="008C54BA">
        <w:t xml:space="preserve"> </w:t>
      </w:r>
      <w:proofErr w:type="spellStart"/>
      <w:r w:rsidR="00862008" w:rsidRPr="008C54BA">
        <w:t>likely</w:t>
      </w:r>
      <w:proofErr w:type="spellEnd"/>
      <w:r w:rsidR="00862008" w:rsidRPr="008C54BA">
        <w:t xml:space="preserve"> due </w:t>
      </w:r>
      <w:proofErr w:type="spellStart"/>
      <w:r w:rsidR="00862008" w:rsidRPr="008C54BA">
        <w:t>to</w:t>
      </w:r>
      <w:proofErr w:type="spellEnd"/>
      <w:r w:rsidR="00862008" w:rsidRPr="008C54BA">
        <w:t xml:space="preserve"> a </w:t>
      </w:r>
      <w:proofErr w:type="spellStart"/>
      <w:r w:rsidR="00862008" w:rsidRPr="008C54BA">
        <w:t>faulty</w:t>
      </w:r>
      <w:proofErr w:type="spellEnd"/>
      <w:r w:rsidR="00862008" w:rsidRPr="008C54BA">
        <w:t xml:space="preserve"> </w:t>
      </w:r>
      <w:proofErr w:type="spellStart"/>
      <w:r w:rsidR="006D1E51" w:rsidRPr="008C54BA">
        <w:t>integration</w:t>
      </w:r>
      <w:proofErr w:type="spellEnd"/>
      <w:r w:rsidR="006D1E51" w:rsidRPr="008C54BA">
        <w:t xml:space="preserve"> </w:t>
      </w:r>
      <w:proofErr w:type="spellStart"/>
      <w:r w:rsidR="006D1E51" w:rsidRPr="008C54BA">
        <w:t>within</w:t>
      </w:r>
      <w:proofErr w:type="spellEnd"/>
      <w:r w:rsidR="00862008" w:rsidRPr="008C54BA">
        <w:t xml:space="preserve"> </w:t>
      </w:r>
      <w:proofErr w:type="spellStart"/>
      <w:r w:rsidR="00862008" w:rsidRPr="008C54BA">
        <w:t>the</w:t>
      </w:r>
      <w:proofErr w:type="spellEnd"/>
      <w:r w:rsidR="00862008" w:rsidRPr="008C54BA">
        <w:t xml:space="preserve"> </w:t>
      </w:r>
      <w:proofErr w:type="spellStart"/>
      <w:r w:rsidR="00862008" w:rsidRPr="008C54BA">
        <w:t>project</w:t>
      </w:r>
      <w:proofErr w:type="spellEnd"/>
      <w:r w:rsidR="00857074" w:rsidRPr="008C54BA">
        <w:t xml:space="preserve">. </w:t>
      </w:r>
      <w:proofErr w:type="spellStart"/>
      <w:r w:rsidR="008C54BA" w:rsidRPr="008C54BA">
        <w:t>Since</w:t>
      </w:r>
      <w:proofErr w:type="spellEnd"/>
      <w:r w:rsidR="008C54BA" w:rsidRPr="008C54BA">
        <w:t xml:space="preserve"> </w:t>
      </w:r>
      <w:proofErr w:type="spellStart"/>
      <w:r w:rsidR="008C54BA" w:rsidRPr="008C54BA">
        <w:t>Replicate</w:t>
      </w:r>
      <w:proofErr w:type="spellEnd"/>
      <w:r w:rsidR="008C54BA" w:rsidRPr="008C54BA">
        <w:t xml:space="preserve"> was </w:t>
      </w:r>
      <w:proofErr w:type="spellStart"/>
      <w:r w:rsidR="008C54BA" w:rsidRPr="008C54BA">
        <w:t>already</w:t>
      </w:r>
      <w:proofErr w:type="spellEnd"/>
      <w:r w:rsidR="008C54BA" w:rsidRPr="008C54BA">
        <w:t xml:space="preserve"> planned</w:t>
      </w:r>
      <w:r w:rsidR="000C77E8" w:rsidRPr="008C54BA">
        <w:t xml:space="preserve"> for prompting the </w:t>
      </w:r>
      <w:r w:rsidR="003F0A8B" w:rsidRPr="008C54BA">
        <w:t>LLM</w:t>
      </w:r>
      <w:r w:rsidR="000C77E8" w:rsidRPr="008C54BA">
        <w:t xml:space="preserve"> and </w:t>
      </w:r>
      <w:r w:rsidR="008C54BA" w:rsidRPr="008C54BA">
        <w:t xml:space="preserve">generating images, it was </w:t>
      </w:r>
      <w:r w:rsidR="009555F4" w:rsidRPr="008C54BA">
        <w:t xml:space="preserve">ultimately </w:t>
      </w:r>
      <w:r w:rsidR="008C54BA" w:rsidRPr="008C54BA">
        <w:t>chosen</w:t>
      </w:r>
      <w:r w:rsidR="00C43B22" w:rsidRPr="008C54BA">
        <w:t xml:space="preserve"> for the speech</w:t>
      </w:r>
      <w:r w:rsidR="008C54BA" w:rsidRPr="008C54BA">
        <w:t>-</w:t>
      </w:r>
      <w:r w:rsidR="00C43B22" w:rsidRPr="008C54BA">
        <w:t>to</w:t>
      </w:r>
      <w:r w:rsidR="008C54BA" w:rsidRPr="008C54BA">
        <w:t>-</w:t>
      </w:r>
      <w:r w:rsidR="00C43B22" w:rsidRPr="008C54BA">
        <w:t>text</w:t>
      </w:r>
      <w:r w:rsidR="008C54BA" w:rsidRPr="008C54BA">
        <w:t xml:space="preserve"> task as well.</w:t>
      </w:r>
    </w:p>
    <w:p w14:paraId="48FDFCC6" w14:textId="5205F433" w:rsidR="00DA74D0" w:rsidRPr="00DA74D0" w:rsidRDefault="00881F3D" w:rsidP="00DA74D0">
      <w:r w:rsidRPr="008C54BA">
        <w:t xml:space="preserve">Using the </w:t>
      </w:r>
      <w:proofErr w:type="spellStart"/>
      <w:r w:rsidRPr="008C54BA">
        <w:t>open</w:t>
      </w:r>
      <w:r w:rsidR="00CE65A9" w:rsidRPr="008C54BA">
        <w:t>ai</w:t>
      </w:r>
      <w:proofErr w:type="spellEnd"/>
      <w:r w:rsidR="00CE65A9" w:rsidRPr="008C54BA">
        <w:t>/whisper</w:t>
      </w:r>
      <w:sdt>
        <w:sdtPr>
          <w:id w:val="-2019680199"/>
          <w:citation/>
        </w:sdtPr>
        <w:sdtContent>
          <w:r w:rsidR="000F2785">
            <w:fldChar w:fldCharType="begin"/>
          </w:r>
          <w:r w:rsidR="000F2785">
            <w:rPr>
              <w:lang w:val="en-US"/>
            </w:rPr>
            <w:instrText xml:space="preserve"> CITATION ope24 \l 1033 </w:instrText>
          </w:r>
          <w:r w:rsidR="000F2785">
            <w:fldChar w:fldCharType="separate"/>
          </w:r>
          <w:r w:rsidR="006B5D6C">
            <w:rPr>
              <w:noProof/>
              <w:lang w:val="en-US"/>
            </w:rPr>
            <w:t xml:space="preserve"> (openai/whisper, 2024)</w:t>
          </w:r>
          <w:r w:rsidR="000F2785">
            <w:fldChar w:fldCharType="end"/>
          </w:r>
        </w:sdtContent>
      </w:sdt>
      <w:r w:rsidR="00CE65A9" w:rsidRPr="008C54BA">
        <w:t xml:space="preserve"> </w:t>
      </w:r>
      <w:r w:rsidR="00B04DD0" w:rsidRPr="008C54BA">
        <w:t xml:space="preserve">model </w:t>
      </w:r>
      <w:r w:rsidR="00C24F39" w:rsidRPr="00C24F39">
        <w:t>via Replicate,</w:t>
      </w:r>
      <w:r w:rsidR="00B04DD0" w:rsidRPr="00C24F39">
        <w:t xml:space="preserve"> audio </w:t>
      </w:r>
      <w:r w:rsidR="00C24F39" w:rsidRPr="00C24F39">
        <w:t xml:space="preserve">files </w:t>
      </w:r>
      <w:r w:rsidR="00B04DD0" w:rsidRPr="00C24F39">
        <w:t xml:space="preserve">could be </w:t>
      </w:r>
      <w:r w:rsidR="00C24F39" w:rsidRPr="00C24F39">
        <w:t xml:space="preserve">seamlessly </w:t>
      </w:r>
      <w:r w:rsidR="00B04DD0" w:rsidRPr="00C24F39">
        <w:t xml:space="preserve">uploaded and converted </w:t>
      </w:r>
      <w:r w:rsidR="00C24F39" w:rsidRPr="00C24F39">
        <w:t>into</w:t>
      </w:r>
      <w:r w:rsidR="00B04DD0" w:rsidRPr="00C24F39">
        <w:t xml:space="preserve"> text. </w:t>
      </w:r>
      <w:proofErr w:type="spellStart"/>
      <w:r w:rsidR="00B04DD0" w:rsidRPr="00C24F39">
        <w:t>To</w:t>
      </w:r>
      <w:proofErr w:type="spellEnd"/>
      <w:r w:rsidR="00B04DD0" w:rsidRPr="00C24F39">
        <w:t xml:space="preserve"> </w:t>
      </w:r>
      <w:proofErr w:type="spellStart"/>
      <w:r w:rsidR="00B04DD0" w:rsidRPr="00C24F39">
        <w:t>improve</w:t>
      </w:r>
      <w:proofErr w:type="spellEnd"/>
      <w:r w:rsidR="00B04DD0" w:rsidRPr="00C24F39">
        <w:t xml:space="preserve"> </w:t>
      </w:r>
      <w:proofErr w:type="spellStart"/>
      <w:r w:rsidR="00B04DD0" w:rsidRPr="00C24F39">
        <w:t>the</w:t>
      </w:r>
      <w:proofErr w:type="spellEnd"/>
      <w:r w:rsidR="00B04DD0" w:rsidRPr="00C24F39">
        <w:t xml:space="preserve"> </w:t>
      </w:r>
      <w:proofErr w:type="spellStart"/>
      <w:r w:rsidR="00C24F39" w:rsidRPr="00C24F39">
        <w:t>recognition</w:t>
      </w:r>
      <w:proofErr w:type="spellEnd"/>
      <w:r w:rsidR="00B04DD0" w:rsidRPr="00C24F39">
        <w:t xml:space="preserve"> of </w:t>
      </w:r>
      <w:r w:rsidR="003F0A8B" w:rsidRPr="00C24F39">
        <w:t>Swiss</w:t>
      </w:r>
      <w:r w:rsidR="001C3BF6" w:rsidRPr="00C24F39">
        <w:t xml:space="preserve"> </w:t>
      </w:r>
      <w:r w:rsidR="003F0A8B" w:rsidRPr="00C24F39">
        <w:t>German</w:t>
      </w:r>
      <w:r w:rsidR="00C24F39" w:rsidRPr="00C24F39">
        <w:t>,</w:t>
      </w:r>
      <w:r w:rsidR="001C3BF6" w:rsidRPr="00C24F39">
        <w:t xml:space="preserve"> </w:t>
      </w:r>
      <w:r w:rsidR="00D22685" w:rsidRPr="00C24F39">
        <w:t>the language is explicitly set to</w:t>
      </w:r>
      <w:r w:rsidR="007A231C" w:rsidRPr="00C24F39">
        <w:t xml:space="preserve"> </w:t>
      </w:r>
      <w:r w:rsidR="003F0A8B" w:rsidRPr="00C24F39">
        <w:t>German</w:t>
      </w:r>
      <w:r w:rsidR="009228B8" w:rsidRPr="00C24F39">
        <w:t xml:space="preserve">. </w:t>
      </w:r>
      <w:r w:rsidR="00157F89" w:rsidRPr="00C24F39">
        <w:t>Thi</w:t>
      </w:r>
      <w:r w:rsidR="00D46262" w:rsidRPr="00C24F39">
        <w:t xml:space="preserve">s </w:t>
      </w:r>
      <w:r w:rsidR="00C24F39" w:rsidRPr="00C24F39">
        <w:t xml:space="preserve">configuration </w:t>
      </w:r>
      <w:r w:rsidR="00D46262" w:rsidRPr="00C24F39">
        <w:t xml:space="preserve">can be </w:t>
      </w:r>
      <w:r w:rsidR="00C24F39" w:rsidRPr="00C24F39">
        <w:t>adjusted via</w:t>
      </w:r>
      <w:r w:rsidR="00D46262" w:rsidRPr="00C24F39">
        <w:t xml:space="preserve"> the .env file. </w:t>
      </w:r>
      <w:r w:rsidR="00C24F39" w:rsidRPr="00C24F39">
        <w:t>By</w:t>
      </w:r>
      <w:r w:rsidR="00DE238B" w:rsidRPr="00C24F39">
        <w:t xml:space="preserve"> default</w:t>
      </w:r>
      <w:r w:rsidR="00C24F39" w:rsidRPr="00C24F39">
        <w:t>, Whisper attempts</w:t>
      </w:r>
      <w:r w:rsidR="00B329BE" w:rsidRPr="00C24F39">
        <w:t xml:space="preserve"> to </w:t>
      </w:r>
      <w:r w:rsidR="009A2708" w:rsidRPr="00C24F39">
        <w:t>detect the language</w:t>
      </w:r>
      <w:r w:rsidR="00C24F39" w:rsidRPr="00C24F39">
        <w:t xml:space="preserve"> automatically, but for</w:t>
      </w:r>
      <w:r w:rsidR="00EC6BD5" w:rsidRPr="00C24F39">
        <w:t xml:space="preserve"> </w:t>
      </w:r>
      <w:r w:rsidR="003F0A8B" w:rsidRPr="00C24F39">
        <w:t>Swiss</w:t>
      </w:r>
      <w:r w:rsidR="00EC6BD5" w:rsidRPr="00C24F39">
        <w:t xml:space="preserve"> </w:t>
      </w:r>
      <w:r w:rsidR="003F0A8B" w:rsidRPr="00C24F39">
        <w:t>German</w:t>
      </w:r>
      <w:r w:rsidR="00C24F39" w:rsidRPr="00C24F39">
        <w:t>, it frequently misidentified the</w:t>
      </w:r>
      <w:r w:rsidR="00D6278F" w:rsidRPr="00C24F39">
        <w:t xml:space="preserve"> language </w:t>
      </w:r>
      <w:r w:rsidR="00C24F39" w:rsidRPr="00C24F39">
        <w:t>as</w:t>
      </w:r>
      <w:r w:rsidR="00D6278F" w:rsidRPr="00C24F39">
        <w:t xml:space="preserve"> </w:t>
      </w:r>
      <w:r w:rsidR="003F0A8B" w:rsidRPr="00C24F39">
        <w:t>Dutch</w:t>
      </w:r>
      <w:r w:rsidR="00D6278F" w:rsidRPr="00C24F39">
        <w:t xml:space="preserve">. </w:t>
      </w:r>
      <w:r w:rsidR="00C24F39" w:rsidRPr="00C24F39">
        <w:t>Explicitly setting</w:t>
      </w:r>
      <w:r w:rsidR="00D6278F" w:rsidRPr="00C24F39">
        <w:t xml:space="preserve"> the language </w:t>
      </w:r>
      <w:r w:rsidR="00C24F39" w:rsidRPr="00C24F39">
        <w:t>resolved</w:t>
      </w:r>
      <w:r w:rsidR="00D6278F" w:rsidRPr="00C24F39">
        <w:t xml:space="preserve"> this issue.</w:t>
      </w:r>
    </w:p>
    <w:p w14:paraId="3CA939AA" w14:textId="1E443338" w:rsidR="00FA5B6F" w:rsidRPr="00BB1332" w:rsidRDefault="00B77BE9" w:rsidP="00DA74D0">
      <w:pPr>
        <w:rPr>
          <w:lang w:val="en-US"/>
        </w:rPr>
      </w:pPr>
      <w:r w:rsidRPr="0068771A">
        <w:rPr>
          <w:lang w:val="en-US"/>
        </w:rPr>
        <w:t>A</w:t>
      </w:r>
      <w:r w:rsidRPr="00BB1332">
        <w:rPr>
          <w:lang w:val="en-US"/>
        </w:rPr>
        <w:t>fter</w:t>
      </w:r>
      <w:r w:rsidR="009C1467" w:rsidRPr="00BB1332">
        <w:rPr>
          <w:lang w:val="en-US"/>
        </w:rPr>
        <w:t xml:space="preserve"> </w:t>
      </w:r>
      <w:r w:rsidR="00CF771B" w:rsidRPr="00BB1332">
        <w:rPr>
          <w:lang w:val="en-US"/>
        </w:rPr>
        <w:t>converting each a</w:t>
      </w:r>
      <w:r w:rsidR="00E73CB9" w:rsidRPr="00BB1332">
        <w:rPr>
          <w:lang w:val="en-US"/>
        </w:rPr>
        <w:t>udio file to text</w:t>
      </w:r>
      <w:r w:rsidR="00FD6238" w:rsidRPr="00BB1332">
        <w:rPr>
          <w:lang w:val="en-US"/>
        </w:rPr>
        <w:t xml:space="preserve">, the conversation </w:t>
      </w:r>
      <w:r w:rsidR="004E02E5" w:rsidRPr="00BB1332">
        <w:rPr>
          <w:lang w:val="en-US"/>
        </w:rPr>
        <w:t>must</w:t>
      </w:r>
      <w:r w:rsidR="00FD6238" w:rsidRPr="00BB1332">
        <w:rPr>
          <w:lang w:val="en-US"/>
        </w:rPr>
        <w:t xml:space="preserve"> be </w:t>
      </w:r>
      <w:r w:rsidRPr="00BB1332">
        <w:rPr>
          <w:lang w:val="en-US"/>
        </w:rPr>
        <w:t>reconstructed</w:t>
      </w:r>
      <w:r w:rsidR="00FD6238" w:rsidRPr="00BB1332">
        <w:rPr>
          <w:lang w:val="en-US"/>
        </w:rPr>
        <w:t xml:space="preserve"> in the correct</w:t>
      </w:r>
      <w:r w:rsidR="00E73CB9" w:rsidRPr="00BB1332">
        <w:rPr>
          <w:lang w:val="en-US"/>
        </w:rPr>
        <w:t xml:space="preserve"> </w:t>
      </w:r>
      <w:r w:rsidR="00FD6039" w:rsidRPr="00BB1332">
        <w:rPr>
          <w:lang w:val="en-US"/>
        </w:rPr>
        <w:t>order</w:t>
      </w:r>
      <w:r w:rsidR="004E02E5" w:rsidRPr="00BB1332">
        <w:rPr>
          <w:lang w:val="en-US"/>
        </w:rPr>
        <w:t xml:space="preserve">, </w:t>
      </w:r>
      <w:r w:rsidRPr="00BB1332">
        <w:rPr>
          <w:lang w:val="en-US"/>
        </w:rPr>
        <w:t xml:space="preserve">with </w:t>
      </w:r>
      <w:r w:rsidR="004E02E5" w:rsidRPr="00BB1332">
        <w:rPr>
          <w:lang w:val="en-US"/>
        </w:rPr>
        <w:t xml:space="preserve">each </w:t>
      </w:r>
      <w:r w:rsidRPr="00BB1332">
        <w:rPr>
          <w:lang w:val="en-US"/>
        </w:rPr>
        <w:t>segment</w:t>
      </w:r>
      <w:r w:rsidR="00FD6039" w:rsidRPr="00BB1332">
        <w:rPr>
          <w:lang w:val="en-US"/>
        </w:rPr>
        <w:t xml:space="preserve"> labelled with the </w:t>
      </w:r>
      <w:r w:rsidR="00A16EE7" w:rsidRPr="00BB1332">
        <w:rPr>
          <w:lang w:val="en-US"/>
        </w:rPr>
        <w:t>user who spoke.</w:t>
      </w:r>
    </w:p>
    <w:p w14:paraId="26F84A39" w14:textId="57DB2DCB" w:rsidR="00FA5B6F" w:rsidRPr="00BB1332" w:rsidRDefault="00E3666D" w:rsidP="00DA74D0">
      <w:pPr>
        <w:rPr>
          <w:lang w:val="en-US"/>
        </w:rPr>
      </w:pPr>
      <w:r w:rsidRPr="00BB1332">
        <w:rPr>
          <w:lang w:val="en-US"/>
        </w:rPr>
        <w:br w:type="page"/>
      </w:r>
    </w:p>
    <w:tbl>
      <w:tblPr>
        <w:tblStyle w:val="TableGrid"/>
        <w:tblpPr w:leftFromText="180" w:rightFromText="180" w:vertAnchor="text" w:horzAnchor="margin" w:tblpY="730"/>
        <w:tblW w:w="0" w:type="auto"/>
        <w:tblLook w:val="04A0" w:firstRow="1" w:lastRow="0" w:firstColumn="1" w:lastColumn="0" w:noHBand="0" w:noVBand="1"/>
      </w:tblPr>
      <w:tblGrid>
        <w:gridCol w:w="9016"/>
      </w:tblGrid>
      <w:tr w:rsidR="00CB46BA" w14:paraId="67CCA9C0" w14:textId="77777777" w:rsidTr="00CB46BA">
        <w:tc>
          <w:tcPr>
            <w:tcW w:w="9016" w:type="dxa"/>
          </w:tcPr>
          <w:p w14:paraId="5203687F" w14:textId="77777777" w:rsidR="00CB46BA" w:rsidRPr="00EC0818" w:rsidRDefault="00CB46BA" w:rsidP="5F05CE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w:t>
            </w:r>
            <w:proofErr w:type="spellStart"/>
            <w:r w:rsidRPr="00CB46BA">
              <w:rPr>
                <w:rFonts w:ascii="Courier New" w:eastAsia="Times New Roman" w:hAnsi="Courier New" w:cs="Courier New"/>
                <w:color w:val="871094"/>
                <w:sz w:val="20"/>
                <w:szCs w:val="20"/>
              </w:rPr>
              <w:t>id</w:t>
            </w:r>
            <w:proofErr w:type="spellEnd"/>
            <w:r w:rsidRPr="00CB46BA">
              <w:rPr>
                <w:rFonts w:ascii="Courier New" w:eastAsia="Times New Roman" w:hAnsi="Courier New" w:cs="Courier New"/>
                <w:color w:val="871094"/>
                <w:sz w:val="20"/>
                <w:szCs w:val="20"/>
              </w:rPr>
              <w:t>"</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2</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"end"</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45.2</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"seek"</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1860</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"text"</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067D17"/>
                <w:sz w:val="20"/>
                <w:szCs w:val="20"/>
              </w:rPr>
              <w:t>" the room was crowded with a wild mob this strong"</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"start"</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31.840000000000003</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"tokens"</w:t>
            </w:r>
            <w:r w:rsidRPr="00CB46BA">
              <w:rPr>
                <w:rFonts w:ascii="Courier New" w:eastAsia="Times New Roman" w:hAnsi="Courier New" w:cs="Courier New"/>
                <w:color w:val="080808"/>
                <w:sz w:val="20"/>
                <w:szCs w:val="20"/>
              </w:rPr>
              <w:t>: [</w:t>
            </w:r>
            <w:r w:rsidRPr="00CB46BA">
              <w:rPr>
                <w:rFonts w:ascii="Courier New" w:eastAsia="Times New Roman" w:hAnsi="Courier New" w:cs="Courier New"/>
                <w:color w:val="067D17"/>
                <w:sz w:val="20"/>
                <w:szCs w:val="20"/>
              </w:rPr>
              <w:t>"..."</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w:t>
            </w:r>
            <w:proofErr w:type="spellStart"/>
            <w:r w:rsidRPr="00CB46BA">
              <w:rPr>
                <w:rFonts w:ascii="Courier New" w:eastAsia="Times New Roman" w:hAnsi="Courier New" w:cs="Courier New"/>
                <w:color w:val="871094"/>
                <w:sz w:val="20"/>
                <w:szCs w:val="20"/>
              </w:rPr>
              <w:t>avg_logprob</w:t>
            </w:r>
            <w:proofErr w:type="spellEnd"/>
            <w:r w:rsidRPr="00CB46BA">
              <w:rPr>
                <w:rFonts w:ascii="Courier New" w:eastAsia="Times New Roman" w:hAnsi="Courier New" w:cs="Courier New"/>
                <w:color w:val="871094"/>
                <w:sz w:val="20"/>
                <w:szCs w:val="20"/>
              </w:rPr>
              <w:t>"</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-0.1184891973223005</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"temperature"</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0</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w:t>
            </w:r>
            <w:proofErr w:type="spellStart"/>
            <w:r w:rsidRPr="00CB46BA">
              <w:rPr>
                <w:rFonts w:ascii="Courier New" w:eastAsia="Times New Roman" w:hAnsi="Courier New" w:cs="Courier New"/>
                <w:color w:val="871094"/>
                <w:sz w:val="20"/>
                <w:szCs w:val="20"/>
              </w:rPr>
              <w:t>no_speech_prob</w:t>
            </w:r>
            <w:proofErr w:type="spellEnd"/>
            <w:r w:rsidRPr="00CB46BA">
              <w:rPr>
                <w:rFonts w:ascii="Courier New" w:eastAsia="Times New Roman" w:hAnsi="Courier New" w:cs="Courier New"/>
                <w:color w:val="871094"/>
                <w:sz w:val="20"/>
                <w:szCs w:val="20"/>
              </w:rPr>
              <w:t>"</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0.000253104604780674</w:t>
            </w:r>
            <w:r w:rsidRPr="00CB46BA">
              <w:rPr>
                <w:rFonts w:ascii="Courier New" w:eastAsia="Times New Roman" w:hAnsi="Courier New" w:cs="Courier New"/>
                <w:color w:val="080808"/>
                <w:sz w:val="20"/>
                <w:szCs w:val="20"/>
              </w:rPr>
              <w:t>,</w:t>
            </w:r>
            <w:r>
              <w:br/>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871094"/>
                <w:sz w:val="20"/>
                <w:szCs w:val="20"/>
              </w:rPr>
              <w:t>"</w:t>
            </w:r>
            <w:proofErr w:type="spellStart"/>
            <w:r w:rsidRPr="00CB46BA">
              <w:rPr>
                <w:rFonts w:ascii="Courier New" w:eastAsia="Times New Roman" w:hAnsi="Courier New" w:cs="Courier New"/>
                <w:color w:val="871094"/>
                <w:sz w:val="20"/>
                <w:szCs w:val="20"/>
              </w:rPr>
              <w:t>compression_ratio</w:t>
            </w:r>
            <w:proofErr w:type="spellEnd"/>
            <w:r w:rsidRPr="00CB46BA">
              <w:rPr>
                <w:rFonts w:ascii="Courier New" w:eastAsia="Times New Roman" w:hAnsi="Courier New" w:cs="Courier New"/>
                <w:color w:val="871094"/>
                <w:sz w:val="20"/>
                <w:szCs w:val="20"/>
              </w:rPr>
              <w:t>"</w:t>
            </w:r>
            <w:r w:rsidRPr="00CB46BA">
              <w:rPr>
                <w:rFonts w:ascii="Courier New" w:eastAsia="Times New Roman" w:hAnsi="Courier New" w:cs="Courier New"/>
                <w:color w:val="080808"/>
                <w:sz w:val="20"/>
                <w:szCs w:val="20"/>
              </w:rPr>
              <w:t xml:space="preserve">: </w:t>
            </w:r>
            <w:r w:rsidRPr="00CB46BA">
              <w:rPr>
                <w:rFonts w:ascii="Courier New" w:eastAsia="Times New Roman" w:hAnsi="Courier New" w:cs="Courier New"/>
                <w:color w:val="1750EB"/>
                <w:sz w:val="20"/>
                <w:szCs w:val="20"/>
              </w:rPr>
              <w:t>1.696969696969697</w:t>
            </w:r>
            <w:r>
              <w:br/>
            </w:r>
            <w:r w:rsidRPr="00CB46BA">
              <w:rPr>
                <w:rFonts w:ascii="Courier New" w:eastAsia="Times New Roman" w:hAnsi="Courier New" w:cs="Courier New"/>
                <w:color w:val="1750EB"/>
                <w:sz w:val="20"/>
                <w:szCs w:val="20"/>
              </w:rPr>
              <w:t xml:space="preserve"> </w:t>
            </w:r>
            <w:r w:rsidRPr="00CB46BA">
              <w:rPr>
                <w:rFonts w:ascii="Courier New" w:eastAsia="Times New Roman" w:hAnsi="Courier New" w:cs="Courier New"/>
                <w:color w:val="080808"/>
                <w:sz w:val="20"/>
                <w:szCs w:val="20"/>
              </w:rPr>
              <w:t>}</w:t>
            </w:r>
          </w:p>
        </w:tc>
      </w:tr>
    </w:tbl>
    <w:p w14:paraId="24EB1EB7" w14:textId="25A1AD1D" w:rsidR="00CB46BA" w:rsidRDefault="005039D8" w:rsidP="00E5025D">
      <w:r w:rsidRPr="003F18C8">
        <w:t xml:space="preserve">In </w:t>
      </w:r>
      <w:proofErr w:type="spellStart"/>
      <w:r w:rsidR="003F18C8" w:rsidRPr="003F18C8">
        <w:t>its</w:t>
      </w:r>
      <w:proofErr w:type="spellEnd"/>
      <w:r w:rsidRPr="003F18C8">
        <w:t xml:space="preserve"> </w:t>
      </w:r>
      <w:proofErr w:type="spellStart"/>
      <w:r w:rsidRPr="003F18C8">
        <w:t>response</w:t>
      </w:r>
      <w:proofErr w:type="spellEnd"/>
      <w:r w:rsidR="003F18C8" w:rsidRPr="003F18C8">
        <w:t xml:space="preserve">, </w:t>
      </w:r>
      <w:proofErr w:type="spellStart"/>
      <w:r w:rsidR="003F18C8" w:rsidRPr="003F18C8">
        <w:t>Whisper</w:t>
      </w:r>
      <w:proofErr w:type="spellEnd"/>
      <w:r w:rsidRPr="003F18C8">
        <w:t xml:space="preserve"> </w:t>
      </w:r>
      <w:r w:rsidR="00C95F5F" w:rsidRPr="003F18C8">
        <w:t xml:space="preserve">automatically provides the interpreted text in segments, each </w:t>
      </w:r>
      <w:r w:rsidR="003F18C8" w:rsidRPr="003F18C8">
        <w:t>accompanied by</w:t>
      </w:r>
      <w:r w:rsidR="00C95F5F" w:rsidRPr="003F18C8">
        <w:t xml:space="preserve"> a start and end timestamp.</w:t>
      </w:r>
      <w:r w:rsidR="00FC78E8" w:rsidRPr="003F18C8">
        <w:t xml:space="preserve"> </w:t>
      </w:r>
      <w:r w:rsidR="003F18C8" w:rsidRPr="003F18C8">
        <w:t>Below</w:t>
      </w:r>
      <w:r w:rsidR="008838ED" w:rsidRPr="003F18C8">
        <w:t xml:space="preserve"> is an example response</w:t>
      </w:r>
      <w:r w:rsidR="003F18C8" w:rsidRPr="003F18C8">
        <w:t>:</w:t>
      </w:r>
    </w:p>
    <w:p w14:paraId="4191ADE8" w14:textId="77777777" w:rsidR="009747E0" w:rsidRDefault="009747E0" w:rsidP="009747E0">
      <w:r>
        <w:t>By adding each segment from all audio files into a list and ordering it by the start and end timestamps, the approximate order of the conversation can be reconstructed. While overlapping speech from multiple users may prevent a perfectly accurate representation, the result is sufficiently clear for the LLM to understand the context.</w:t>
      </w:r>
    </w:p>
    <w:p w14:paraId="16AC8594" w14:textId="25A9EBEE" w:rsidR="004D5A7E" w:rsidRDefault="009747E0" w:rsidP="00E5025D">
      <w:r>
        <w:t>Once</w:t>
      </w:r>
      <w:r w:rsidR="00F72964">
        <w:t xml:space="preserve"> </w:t>
      </w:r>
      <w:r w:rsidR="00207B62">
        <w:t xml:space="preserve">all segments </w:t>
      </w:r>
      <w:r>
        <w:t>are joined</w:t>
      </w:r>
      <w:r w:rsidR="00207B62">
        <w:t xml:space="preserve"> together</w:t>
      </w:r>
      <w:r>
        <w:t>,</w:t>
      </w:r>
      <w:r w:rsidR="00207B62">
        <w:t xml:space="preserve"> and </w:t>
      </w:r>
      <w:r w:rsidR="004D5A7E">
        <w:t xml:space="preserve">a </w:t>
      </w:r>
      <w:r>
        <w:t xml:space="preserve">user </w:t>
      </w:r>
      <w:r w:rsidR="004D5A7E">
        <w:t xml:space="preserve">label </w:t>
      </w:r>
      <w:r>
        <w:t>is added</w:t>
      </w:r>
      <w:r w:rsidR="00CF68B2">
        <w:t xml:space="preserve"> whenever the speaker changes</w:t>
      </w:r>
      <w:r>
        <w:t>,</w:t>
      </w:r>
      <w:r w:rsidR="00CF68B2">
        <w:t xml:space="preserve"> the conversation is </w:t>
      </w:r>
      <w:r w:rsidR="00CE3FFF">
        <w:t xml:space="preserve">ready to be </w:t>
      </w:r>
      <w:r>
        <w:t>passed</w:t>
      </w:r>
      <w:r w:rsidR="00CE3FFF">
        <w:t xml:space="preserve"> to</w:t>
      </w:r>
      <w:r w:rsidR="004D5A7E">
        <w:t xml:space="preserve"> the </w:t>
      </w:r>
      <w:r w:rsidR="00CE3FFF">
        <w:t>LLM</w:t>
      </w:r>
      <w:r>
        <w:t xml:space="preserve"> for processing</w:t>
      </w:r>
      <w:r w:rsidR="00CE3FFF">
        <w:t>.</w:t>
      </w:r>
    </w:p>
    <w:p w14:paraId="393C77DD" w14:textId="3E95EDB9" w:rsidR="00DC5AFB" w:rsidRDefault="00511A4C" w:rsidP="00DC5AFB">
      <w:pPr>
        <w:pStyle w:val="Heading2"/>
      </w:pPr>
      <w:bookmarkStart w:id="6" w:name="_Toc187000214"/>
      <w:proofErr w:type="spellStart"/>
      <w:r w:rsidRPr="00AE1592">
        <w:t>Prompting</w:t>
      </w:r>
      <w:proofErr w:type="spellEnd"/>
      <w:r w:rsidRPr="00AE1592">
        <w:t xml:space="preserve"> </w:t>
      </w:r>
      <w:proofErr w:type="spellStart"/>
      <w:r w:rsidRPr="00AE1592">
        <w:t>with</w:t>
      </w:r>
      <w:proofErr w:type="spellEnd"/>
      <w:r w:rsidRPr="00AE1592">
        <w:t xml:space="preserve"> LLM</w:t>
      </w:r>
      <w:bookmarkEnd w:id="6"/>
    </w:p>
    <w:p w14:paraId="0583D276" w14:textId="1636ADB1" w:rsidR="00E30ADE" w:rsidRDefault="00F944A4" w:rsidP="00E30ADE">
      <w:r>
        <w:t>A</w:t>
      </w:r>
      <w:r w:rsidR="00C96937">
        <w:t xml:space="preserve">fter the speech to text model returns the </w:t>
      </w:r>
      <w:r w:rsidR="00351645">
        <w:t>transcription of the recording</w:t>
      </w:r>
      <w:r w:rsidR="00974C6C">
        <w:t xml:space="preserve">, the </w:t>
      </w:r>
      <w:r w:rsidR="004614A6">
        <w:t xml:space="preserve">transcription is used together with </w:t>
      </w:r>
      <w:r w:rsidR="00343B38">
        <w:t xml:space="preserve">an LLM to create a </w:t>
      </w:r>
      <w:r w:rsidR="005D4AD0">
        <w:t>Prompt for the image generation model.</w:t>
      </w:r>
    </w:p>
    <w:p w14:paraId="2D47C54D" w14:textId="29B83CCF" w:rsidR="002E107B" w:rsidRDefault="005D4AD0" w:rsidP="00E30ADE">
      <w:r>
        <w:t xml:space="preserve">For this project the llama </w:t>
      </w:r>
      <w:r w:rsidR="006D35FE">
        <w:t xml:space="preserve">70B </w:t>
      </w:r>
      <w:r w:rsidR="00831D7E">
        <w:t xml:space="preserve">model on replicate is used. </w:t>
      </w:r>
      <w:sdt>
        <w:sdtPr>
          <w:rPr>
            <w:lang w:val="en-US"/>
          </w:rPr>
          <w:id w:val="1870805147"/>
          <w:citation/>
        </w:sdtPr>
        <w:sdtContent>
          <w:r w:rsidR="00282909">
            <w:rPr>
              <w:lang w:val="en-US"/>
            </w:rPr>
            <w:fldChar w:fldCharType="begin"/>
          </w:r>
          <w:r w:rsidR="00282909" w:rsidRPr="00BB1332">
            <w:rPr>
              <w:lang w:val="en-US"/>
            </w:rPr>
            <w:instrText xml:space="preserve"> CITATION AIM24 \l 2055 </w:instrText>
          </w:r>
          <w:r w:rsidR="00282909">
            <w:rPr>
              <w:lang w:val="en-US"/>
            </w:rPr>
            <w:fldChar w:fldCharType="separate"/>
          </w:r>
          <w:r w:rsidR="00282909" w:rsidRPr="00BB1332">
            <w:rPr>
              <w:noProof/>
              <w:lang w:val="en-US"/>
            </w:rPr>
            <w:t>(AI@Meta, 2024)</w:t>
          </w:r>
          <w:r w:rsidR="00282909">
            <w:rPr>
              <w:lang w:val="en-US"/>
            </w:rPr>
            <w:fldChar w:fldCharType="end"/>
          </w:r>
        </w:sdtContent>
      </w:sdt>
    </w:p>
    <w:p w14:paraId="584B066C" w14:textId="67FD7211" w:rsidR="00513CFB" w:rsidRPr="00282909" w:rsidRDefault="001E2543" w:rsidP="00E30ADE">
      <w:pPr>
        <w:rPr>
          <w:lang w:val="en-US"/>
        </w:rPr>
      </w:pPr>
      <w:r w:rsidRPr="00282909">
        <w:rPr>
          <w:lang w:val="en-US"/>
        </w:rPr>
        <w:t>This is the structure of the Json sent over Rest to Replicate</w:t>
      </w:r>
      <w:r w:rsidR="00513CFB" w:rsidRPr="00282909">
        <w:rPr>
          <w:lang w:val="en-US"/>
        </w:rPr>
        <w:t>:</w:t>
      </w:r>
    </w:p>
    <w:tbl>
      <w:tblPr>
        <w:tblStyle w:val="TableGrid"/>
        <w:tblW w:w="0" w:type="auto"/>
        <w:tblLook w:val="04A0" w:firstRow="1" w:lastRow="0" w:firstColumn="1" w:lastColumn="0" w:noHBand="0" w:noVBand="1"/>
      </w:tblPr>
      <w:tblGrid>
        <w:gridCol w:w="9016"/>
      </w:tblGrid>
      <w:tr w:rsidR="00230D8F" w14:paraId="49039138" w14:textId="77777777" w:rsidTr="00230D8F">
        <w:tc>
          <w:tcPr>
            <w:tcW w:w="9016" w:type="dxa"/>
          </w:tcPr>
          <w:p w14:paraId="4930963C" w14:textId="77777777" w:rsidR="00230D8F" w:rsidRPr="00230D8F" w:rsidRDefault="00230D8F" w:rsidP="5F05CE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230D8F">
              <w:rPr>
                <w:rFonts w:ascii="Courier New" w:eastAsia="Times New Roman" w:hAnsi="Courier New" w:cs="Courier New"/>
                <w:color w:val="080808"/>
                <w:sz w:val="20"/>
                <w:szCs w:val="20"/>
              </w:rPr>
              <w:t>{</w:t>
            </w:r>
            <w:r w:rsidRPr="00230D8F">
              <w:br/>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067D17"/>
                <w:sz w:val="20"/>
                <w:szCs w:val="20"/>
              </w:rPr>
              <w:t>"</w:t>
            </w:r>
            <w:proofErr w:type="spellStart"/>
            <w:r w:rsidRPr="00230D8F">
              <w:rPr>
                <w:rFonts w:ascii="Courier New" w:eastAsia="Times New Roman" w:hAnsi="Courier New" w:cs="Courier New"/>
                <w:color w:val="067D17"/>
                <w:sz w:val="20"/>
                <w:szCs w:val="20"/>
              </w:rPr>
              <w:t>top_p</w:t>
            </w:r>
            <w:proofErr w:type="spellEnd"/>
            <w:r w:rsidRPr="00230D8F">
              <w:rPr>
                <w:rFonts w:ascii="Courier New" w:eastAsia="Times New Roman" w:hAnsi="Courier New" w:cs="Courier New"/>
                <w:color w:val="067D17"/>
                <w:sz w:val="20"/>
                <w:szCs w:val="20"/>
              </w:rPr>
              <w:t>"</w:t>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1750EB"/>
                <w:sz w:val="20"/>
                <w:szCs w:val="20"/>
              </w:rPr>
              <w:t>0.9</w:t>
            </w:r>
            <w:r w:rsidRPr="00230D8F">
              <w:rPr>
                <w:rFonts w:ascii="Courier New" w:eastAsia="Times New Roman" w:hAnsi="Courier New" w:cs="Courier New"/>
                <w:color w:val="080808"/>
                <w:sz w:val="20"/>
                <w:szCs w:val="20"/>
              </w:rPr>
              <w:t>,</w:t>
            </w:r>
            <w:r w:rsidRPr="00230D8F">
              <w:br/>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067D17"/>
                <w:sz w:val="20"/>
                <w:szCs w:val="20"/>
              </w:rPr>
              <w:t>"prompt"</w:t>
            </w:r>
            <w:r w:rsidRPr="00230D8F">
              <w:rPr>
                <w:rFonts w:ascii="Courier New" w:eastAsia="Times New Roman" w:hAnsi="Courier New" w:cs="Courier New"/>
                <w:color w:val="080808"/>
                <w:sz w:val="20"/>
                <w:szCs w:val="20"/>
              </w:rPr>
              <w:t>: prompt,</w:t>
            </w:r>
            <w:r w:rsidRPr="00230D8F">
              <w:br/>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067D17"/>
                <w:sz w:val="20"/>
                <w:szCs w:val="20"/>
              </w:rPr>
              <w:t>"</w:t>
            </w:r>
            <w:proofErr w:type="spellStart"/>
            <w:r w:rsidRPr="00230D8F">
              <w:rPr>
                <w:rFonts w:ascii="Courier New" w:eastAsia="Times New Roman" w:hAnsi="Courier New" w:cs="Courier New"/>
                <w:color w:val="067D17"/>
                <w:sz w:val="20"/>
                <w:szCs w:val="20"/>
              </w:rPr>
              <w:t>min_tokens</w:t>
            </w:r>
            <w:proofErr w:type="spellEnd"/>
            <w:r w:rsidRPr="00230D8F">
              <w:rPr>
                <w:rFonts w:ascii="Courier New" w:eastAsia="Times New Roman" w:hAnsi="Courier New" w:cs="Courier New"/>
                <w:color w:val="067D17"/>
                <w:sz w:val="20"/>
                <w:szCs w:val="20"/>
              </w:rPr>
              <w:t>"</w:t>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1750EB"/>
                <w:sz w:val="20"/>
                <w:szCs w:val="20"/>
              </w:rPr>
              <w:t>0</w:t>
            </w:r>
            <w:r w:rsidRPr="00230D8F">
              <w:rPr>
                <w:rFonts w:ascii="Courier New" w:eastAsia="Times New Roman" w:hAnsi="Courier New" w:cs="Courier New"/>
                <w:color w:val="080808"/>
                <w:sz w:val="20"/>
                <w:szCs w:val="20"/>
              </w:rPr>
              <w:t>,</w:t>
            </w:r>
            <w:r w:rsidRPr="00230D8F">
              <w:br/>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067D17"/>
                <w:sz w:val="20"/>
                <w:szCs w:val="20"/>
              </w:rPr>
              <w:t>"</w:t>
            </w:r>
            <w:proofErr w:type="spellStart"/>
            <w:r w:rsidRPr="00230D8F">
              <w:rPr>
                <w:rFonts w:ascii="Courier New" w:eastAsia="Times New Roman" w:hAnsi="Courier New" w:cs="Courier New"/>
                <w:color w:val="067D17"/>
                <w:sz w:val="20"/>
                <w:szCs w:val="20"/>
              </w:rPr>
              <w:t>temperature</w:t>
            </w:r>
            <w:proofErr w:type="spellEnd"/>
            <w:r w:rsidRPr="00230D8F">
              <w:rPr>
                <w:rFonts w:ascii="Courier New" w:eastAsia="Times New Roman" w:hAnsi="Courier New" w:cs="Courier New"/>
                <w:color w:val="067D17"/>
                <w:sz w:val="20"/>
                <w:szCs w:val="20"/>
              </w:rPr>
              <w:t>"</w:t>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1750EB"/>
                <w:sz w:val="20"/>
                <w:szCs w:val="20"/>
              </w:rPr>
              <w:t>0.6</w:t>
            </w:r>
            <w:r w:rsidRPr="00230D8F">
              <w:rPr>
                <w:rFonts w:ascii="Courier New" w:eastAsia="Times New Roman" w:hAnsi="Courier New" w:cs="Courier New"/>
                <w:color w:val="080808"/>
                <w:sz w:val="20"/>
                <w:szCs w:val="20"/>
              </w:rPr>
              <w:t>,</w:t>
            </w:r>
            <w:r w:rsidRPr="00230D8F">
              <w:br/>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067D17"/>
                <w:sz w:val="20"/>
                <w:szCs w:val="20"/>
              </w:rPr>
              <w:t>"</w:t>
            </w:r>
            <w:proofErr w:type="spellStart"/>
            <w:r w:rsidRPr="00230D8F">
              <w:rPr>
                <w:rFonts w:ascii="Courier New" w:eastAsia="Times New Roman" w:hAnsi="Courier New" w:cs="Courier New"/>
                <w:color w:val="067D17"/>
                <w:sz w:val="20"/>
                <w:szCs w:val="20"/>
              </w:rPr>
              <w:t>prompt_template</w:t>
            </w:r>
            <w:proofErr w:type="spellEnd"/>
            <w:r w:rsidRPr="00230D8F">
              <w:rPr>
                <w:rFonts w:ascii="Courier New" w:eastAsia="Times New Roman" w:hAnsi="Courier New" w:cs="Courier New"/>
                <w:color w:val="067D17"/>
                <w:sz w:val="20"/>
                <w:szCs w:val="20"/>
              </w:rPr>
              <w:t>"</w:t>
            </w:r>
            <w:r w:rsidRPr="00230D8F">
              <w:rPr>
                <w:rFonts w:ascii="Courier New" w:eastAsia="Times New Roman" w:hAnsi="Courier New" w:cs="Courier New"/>
                <w:color w:val="080808"/>
                <w:sz w:val="20"/>
                <w:szCs w:val="20"/>
              </w:rPr>
              <w:t xml:space="preserve">: </w:t>
            </w:r>
            <w:bookmarkStart w:id="7" w:name="_Hlk186897472"/>
            <w:proofErr w:type="spellStart"/>
            <w:r w:rsidRPr="00230D8F">
              <w:rPr>
                <w:rFonts w:ascii="Courier New" w:eastAsia="Times New Roman" w:hAnsi="Courier New" w:cs="Courier New"/>
                <w:color w:val="080808"/>
                <w:sz w:val="20"/>
                <w:szCs w:val="20"/>
              </w:rPr>
              <w:t>prompt_template</w:t>
            </w:r>
            <w:bookmarkEnd w:id="7"/>
            <w:proofErr w:type="spellEnd"/>
            <w:r w:rsidRPr="00230D8F">
              <w:rPr>
                <w:rFonts w:ascii="Courier New" w:eastAsia="Times New Roman" w:hAnsi="Courier New" w:cs="Courier New"/>
                <w:color w:val="080808"/>
                <w:sz w:val="20"/>
                <w:szCs w:val="20"/>
              </w:rPr>
              <w:t>,</w:t>
            </w:r>
            <w:r w:rsidRPr="00230D8F">
              <w:br/>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067D17"/>
                <w:sz w:val="20"/>
                <w:szCs w:val="20"/>
              </w:rPr>
              <w:t>"</w:t>
            </w:r>
            <w:proofErr w:type="spellStart"/>
            <w:r w:rsidRPr="00230D8F">
              <w:rPr>
                <w:rFonts w:ascii="Courier New" w:eastAsia="Times New Roman" w:hAnsi="Courier New" w:cs="Courier New"/>
                <w:color w:val="067D17"/>
                <w:sz w:val="20"/>
                <w:szCs w:val="20"/>
              </w:rPr>
              <w:t>presence_penalty</w:t>
            </w:r>
            <w:proofErr w:type="spellEnd"/>
            <w:r w:rsidRPr="00230D8F">
              <w:rPr>
                <w:rFonts w:ascii="Courier New" w:eastAsia="Times New Roman" w:hAnsi="Courier New" w:cs="Courier New"/>
                <w:color w:val="067D17"/>
                <w:sz w:val="20"/>
                <w:szCs w:val="20"/>
              </w:rPr>
              <w:t>"</w:t>
            </w:r>
            <w:r w:rsidRPr="00230D8F">
              <w:rPr>
                <w:rFonts w:ascii="Courier New" w:eastAsia="Times New Roman" w:hAnsi="Courier New" w:cs="Courier New"/>
                <w:color w:val="080808"/>
                <w:sz w:val="20"/>
                <w:szCs w:val="20"/>
              </w:rPr>
              <w:t xml:space="preserve">: </w:t>
            </w:r>
            <w:r w:rsidRPr="00230D8F">
              <w:rPr>
                <w:rFonts w:ascii="Courier New" w:eastAsia="Times New Roman" w:hAnsi="Courier New" w:cs="Courier New"/>
                <w:color w:val="1750EB"/>
                <w:sz w:val="20"/>
                <w:szCs w:val="20"/>
              </w:rPr>
              <w:t>1.15</w:t>
            </w:r>
            <w:r w:rsidRPr="00230D8F">
              <w:br/>
            </w:r>
            <w:r w:rsidRPr="00230D8F">
              <w:rPr>
                <w:rFonts w:ascii="Courier New" w:eastAsia="Times New Roman" w:hAnsi="Courier New" w:cs="Courier New"/>
                <w:color w:val="080808"/>
                <w:sz w:val="20"/>
                <w:szCs w:val="20"/>
              </w:rPr>
              <w:t>}</w:t>
            </w:r>
          </w:p>
          <w:p w14:paraId="0D77D3C3" w14:textId="77777777" w:rsidR="00230D8F" w:rsidRDefault="00230D8F" w:rsidP="00E30ADE"/>
        </w:tc>
      </w:tr>
    </w:tbl>
    <w:p w14:paraId="017E97C7" w14:textId="1D2F37FE" w:rsidR="00046AD5" w:rsidRDefault="001E2543" w:rsidP="00E30ADE">
      <w:pPr>
        <w:rPr>
          <w:lang w:val="en-US"/>
        </w:rPr>
      </w:pPr>
      <w:r>
        <w:rPr>
          <w:lang w:val="en-US"/>
        </w:rPr>
        <w:t xml:space="preserve">Except the prompt and the </w:t>
      </w:r>
      <w:r w:rsidR="00F6674E">
        <w:rPr>
          <w:lang w:val="en-US"/>
        </w:rPr>
        <w:t>prompt template</w:t>
      </w:r>
      <w:r>
        <w:rPr>
          <w:lang w:val="en-US"/>
        </w:rPr>
        <w:t xml:space="preserve">, all </w:t>
      </w:r>
      <w:r w:rsidR="00685189">
        <w:rPr>
          <w:lang w:val="en-US"/>
        </w:rPr>
        <w:t xml:space="preserve">the </w:t>
      </w:r>
      <w:r w:rsidR="00917FF1">
        <w:rPr>
          <w:lang w:val="en-US"/>
        </w:rPr>
        <w:t xml:space="preserve">configuration values are as set by the examples and </w:t>
      </w:r>
      <w:r w:rsidR="009A15BD">
        <w:rPr>
          <w:lang w:val="en-US"/>
        </w:rPr>
        <w:t>could be left out or changed</w:t>
      </w:r>
      <w:customXmlInsRangeStart w:id="8" w:author="Microsoft Word" w:date="2025-01-05T10:05:00Z"/>
      <w:sdt>
        <w:sdtPr>
          <w:rPr>
            <w:lang w:val="en-US"/>
          </w:rPr>
          <w:id w:val="-1960554608"/>
          <w:citation/>
        </w:sdtPr>
        <w:sdtContent>
          <w:customXmlInsRangeEnd w:id="8"/>
          <w:ins w:id="9" w:author="Microsoft Word" w:date="2025-01-05T10:05:00Z" w16du:dateUtc="2025-01-05T18:05:00Z">
            <w:r w:rsidR="006964FF">
              <w:rPr>
                <w:lang w:val="en-US"/>
              </w:rPr>
              <w:fldChar w:fldCharType="begin"/>
            </w:r>
            <w:r w:rsidR="006964FF" w:rsidRPr="00BB1332">
              <w:rPr>
                <w:lang w:val="en-US"/>
              </w:rPr>
              <w:instrText xml:space="preserve"> CITATION AIM24 \l 2055 </w:instrText>
            </w:r>
            <w:r w:rsidR="006964FF">
              <w:rPr>
                <w:lang w:val="en-US"/>
              </w:rPr>
              <w:fldChar w:fldCharType="separate"/>
            </w:r>
            <w:r w:rsidR="006964FF" w:rsidRPr="00BB1332">
              <w:rPr>
                <w:lang w:val="en-US"/>
              </w:rPr>
              <w:t>(AI@Meta, 2024)</w:t>
            </w:r>
            <w:r w:rsidR="006964FF">
              <w:rPr>
                <w:lang w:val="en-US"/>
              </w:rPr>
              <w:fldChar w:fldCharType="end"/>
            </w:r>
          </w:ins>
          <w:customXmlInsRangeStart w:id="10" w:author="Microsoft Word" w:date="2025-01-05T10:05:00Z"/>
        </w:sdtContent>
      </w:sdt>
      <w:customXmlInsRangeEnd w:id="10"/>
      <w:r w:rsidR="009A15BD">
        <w:rPr>
          <w:lang w:val="en-US"/>
        </w:rPr>
        <w:t>.</w:t>
      </w:r>
    </w:p>
    <w:p w14:paraId="34DEB884" w14:textId="31DF435C" w:rsidR="009A5CD1" w:rsidRDefault="00BD4371">
      <w:pPr>
        <w:rPr>
          <w:lang w:val="en-US"/>
        </w:rPr>
      </w:pPr>
      <w:r>
        <w:rPr>
          <w:lang w:val="en-US"/>
        </w:rPr>
        <w:t xml:space="preserve">This input then gets sent to Replicate </w:t>
      </w:r>
      <w:r w:rsidR="006C78A9">
        <w:rPr>
          <w:lang w:val="en-US"/>
        </w:rPr>
        <w:t xml:space="preserve">using the </w:t>
      </w:r>
      <w:r w:rsidR="001A3A04">
        <w:rPr>
          <w:lang w:val="en-US"/>
        </w:rPr>
        <w:t>replicate library from python.</w:t>
      </w:r>
      <w:r w:rsidR="00A850BF">
        <w:rPr>
          <w:lang w:val="en-US"/>
        </w:rPr>
        <w:t xml:space="preserve"> This method then returns the </w:t>
      </w:r>
      <w:r w:rsidR="004A4787">
        <w:rPr>
          <w:lang w:val="en-US"/>
        </w:rPr>
        <w:t xml:space="preserve">prompt </w:t>
      </w:r>
      <w:r w:rsidR="00C869AD">
        <w:rPr>
          <w:lang w:val="en-US"/>
        </w:rPr>
        <w:t>that is then further processed</w:t>
      </w:r>
      <w:r w:rsidR="009A5CD1">
        <w:rPr>
          <w:lang w:val="en-US"/>
        </w:rPr>
        <w:t>:</w:t>
      </w:r>
    </w:p>
    <w:p w14:paraId="670F08D9" w14:textId="77777777" w:rsidR="00046AD5" w:rsidRDefault="00046AD5" w:rsidP="00E30ADE">
      <w:pPr>
        <w:rPr>
          <w:lang w:val="en-US"/>
        </w:rPr>
      </w:pPr>
    </w:p>
    <w:tbl>
      <w:tblPr>
        <w:tblStyle w:val="TableGrid"/>
        <w:tblW w:w="0" w:type="auto"/>
        <w:tblLook w:val="04A0" w:firstRow="1" w:lastRow="0" w:firstColumn="1" w:lastColumn="0" w:noHBand="0" w:noVBand="1"/>
      </w:tblPr>
      <w:tblGrid>
        <w:gridCol w:w="9016"/>
      </w:tblGrid>
      <w:tr w:rsidR="00EC0818" w14:paraId="302931F0" w14:textId="77777777" w:rsidTr="00EC0818">
        <w:tc>
          <w:tcPr>
            <w:tcW w:w="9016" w:type="dxa"/>
          </w:tcPr>
          <w:p w14:paraId="0B8724E8" w14:textId="77777777" w:rsidR="009A5CD1" w:rsidRPr="009A5CD1" w:rsidRDefault="009A5CD1" w:rsidP="5F05CE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9A5CD1">
              <w:rPr>
                <w:rFonts w:ascii="Courier New" w:eastAsia="Times New Roman" w:hAnsi="Courier New" w:cs="Courier New"/>
                <w:color w:val="0033B3"/>
                <w:sz w:val="20"/>
                <w:szCs w:val="20"/>
              </w:rPr>
              <w:t xml:space="preserve">async def </w:t>
            </w:r>
            <w:r w:rsidRPr="009A5CD1">
              <w:rPr>
                <w:rFonts w:ascii="Courier New" w:eastAsia="Times New Roman" w:hAnsi="Courier New" w:cs="Courier New"/>
                <w:color w:val="00627A"/>
                <w:sz w:val="20"/>
                <w:szCs w:val="20"/>
              </w:rPr>
              <w:t>run</w:t>
            </w:r>
            <w:r w:rsidRPr="009A5CD1">
              <w:rPr>
                <w:rFonts w:ascii="Courier New" w:eastAsia="Times New Roman" w:hAnsi="Courier New" w:cs="Courier New"/>
                <w:color w:val="080808"/>
                <w:sz w:val="20"/>
                <w:szCs w:val="20"/>
              </w:rPr>
              <w:t>(</w:t>
            </w:r>
            <w:r w:rsidRPr="009A5CD1">
              <w:rPr>
                <w:rFonts w:ascii="Courier New" w:eastAsia="Times New Roman" w:hAnsi="Courier New" w:cs="Courier New"/>
                <w:color w:val="94558D"/>
                <w:sz w:val="20"/>
                <w:szCs w:val="20"/>
              </w:rPr>
              <w:t>self</w:t>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00000" w:themeColor="text1"/>
                <w:sz w:val="20"/>
                <w:szCs w:val="20"/>
              </w:rPr>
              <w:t>prompt</w:t>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00000" w:themeColor="text1"/>
                <w:sz w:val="20"/>
                <w:szCs w:val="20"/>
              </w:rPr>
              <w:t>context</w:t>
            </w:r>
            <w:r w:rsidRPr="009A5CD1">
              <w:rPr>
                <w:rFonts w:ascii="Courier New" w:eastAsia="Times New Roman" w:hAnsi="Courier New" w:cs="Courier New"/>
                <w:color w:val="080808"/>
                <w:sz w:val="20"/>
                <w:szCs w:val="20"/>
              </w:rPr>
              <w:t>):</w:t>
            </w:r>
            <w:r w:rsidRPr="009A5CD1">
              <w:br/>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00000" w:themeColor="text1"/>
                <w:sz w:val="20"/>
                <w:szCs w:val="20"/>
              </w:rPr>
              <w:t xml:space="preserve">output </w:t>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033B3"/>
                <w:sz w:val="20"/>
                <w:szCs w:val="20"/>
              </w:rPr>
              <w:t xml:space="preserve">await </w:t>
            </w:r>
            <w:r w:rsidRPr="009A5CD1">
              <w:rPr>
                <w:rFonts w:ascii="Courier New" w:eastAsia="Times New Roman" w:hAnsi="Courier New" w:cs="Courier New"/>
                <w:color w:val="94558D"/>
                <w:sz w:val="20"/>
                <w:szCs w:val="20"/>
              </w:rPr>
              <w:t>self</w:t>
            </w:r>
            <w:r w:rsidRPr="009A5CD1">
              <w:rPr>
                <w:rFonts w:ascii="Courier New" w:eastAsia="Times New Roman" w:hAnsi="Courier New" w:cs="Courier New"/>
                <w:color w:val="080808"/>
                <w:sz w:val="20"/>
                <w:szCs w:val="20"/>
              </w:rPr>
              <w:t>.client.async_run(</w:t>
            </w:r>
            <w:r w:rsidRPr="009A5CD1">
              <w:br/>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67D17"/>
                <w:sz w:val="20"/>
                <w:szCs w:val="20"/>
              </w:rPr>
              <w:t>"meta/meta-llama-3-70b-instruct"</w:t>
            </w:r>
            <w:r w:rsidRPr="009A5CD1">
              <w:rPr>
                <w:rFonts w:ascii="Courier New" w:eastAsia="Times New Roman" w:hAnsi="Courier New" w:cs="Courier New"/>
                <w:color w:val="080808"/>
                <w:sz w:val="20"/>
                <w:szCs w:val="20"/>
              </w:rPr>
              <w:t>,</w:t>
            </w:r>
            <w:r w:rsidRPr="009A5CD1">
              <w:br/>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660099"/>
                <w:sz w:val="20"/>
                <w:szCs w:val="20"/>
              </w:rPr>
              <w:t>input</w:t>
            </w:r>
            <w:r w:rsidRPr="009A5CD1">
              <w:rPr>
                <w:rFonts w:ascii="Courier New" w:eastAsia="Times New Roman" w:hAnsi="Courier New" w:cs="Courier New"/>
                <w:color w:val="080808"/>
                <w:sz w:val="20"/>
                <w:szCs w:val="20"/>
              </w:rPr>
              <w:t>=</w:t>
            </w:r>
            <w:r w:rsidRPr="009A5CD1">
              <w:rPr>
                <w:rFonts w:ascii="Courier New" w:eastAsia="Times New Roman" w:hAnsi="Courier New" w:cs="Courier New"/>
                <w:color w:val="94558D"/>
                <w:sz w:val="20"/>
                <w:szCs w:val="20"/>
              </w:rPr>
              <w:t>self</w:t>
            </w:r>
            <w:r w:rsidRPr="009A5CD1">
              <w:rPr>
                <w:rFonts w:ascii="Courier New" w:eastAsia="Times New Roman" w:hAnsi="Courier New" w:cs="Courier New"/>
                <w:color w:val="080808"/>
                <w:sz w:val="20"/>
                <w:szCs w:val="20"/>
              </w:rPr>
              <w:t>.create_input(</w:t>
            </w:r>
            <w:r w:rsidRPr="009A5CD1">
              <w:rPr>
                <w:rFonts w:ascii="Courier New" w:eastAsia="Times New Roman" w:hAnsi="Courier New" w:cs="Courier New"/>
                <w:color w:val="000000" w:themeColor="text1"/>
                <w:sz w:val="20"/>
                <w:szCs w:val="20"/>
              </w:rPr>
              <w:t>prompt</w:t>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00000" w:themeColor="text1"/>
                <w:sz w:val="20"/>
                <w:szCs w:val="20"/>
              </w:rPr>
              <w:t>context</w:t>
            </w:r>
            <w:r w:rsidRPr="009A5CD1">
              <w:rPr>
                <w:rFonts w:ascii="Courier New" w:eastAsia="Times New Roman" w:hAnsi="Courier New" w:cs="Courier New"/>
                <w:color w:val="080808"/>
                <w:sz w:val="20"/>
                <w:szCs w:val="20"/>
              </w:rPr>
              <w:t>),</w:t>
            </w:r>
            <w:r w:rsidRPr="009A5CD1">
              <w:br/>
            </w:r>
            <w:r w:rsidRPr="009A5CD1">
              <w:rPr>
                <w:rFonts w:ascii="Courier New" w:eastAsia="Times New Roman" w:hAnsi="Courier New" w:cs="Courier New"/>
                <w:color w:val="080808"/>
                <w:sz w:val="20"/>
                <w:szCs w:val="20"/>
              </w:rPr>
              <w:t xml:space="preserve">    )</w:t>
            </w:r>
            <w:r w:rsidRPr="009A5CD1">
              <w:br/>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00000" w:themeColor="text1"/>
                <w:sz w:val="20"/>
                <w:szCs w:val="20"/>
              </w:rPr>
              <w:t xml:space="preserve">prompt </w:t>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67D17"/>
                <w:sz w:val="20"/>
                <w:szCs w:val="20"/>
              </w:rPr>
              <w:t>""</w:t>
            </w:r>
            <w:r w:rsidRPr="009A5CD1">
              <w:rPr>
                <w:rFonts w:ascii="Courier New" w:eastAsia="Times New Roman" w:hAnsi="Courier New" w:cs="Courier New"/>
                <w:color w:val="080808"/>
                <w:sz w:val="20"/>
                <w:szCs w:val="20"/>
              </w:rPr>
              <w:t>.join(</w:t>
            </w:r>
            <w:r w:rsidRPr="009A5CD1">
              <w:rPr>
                <w:rFonts w:ascii="Courier New" w:eastAsia="Times New Roman" w:hAnsi="Courier New" w:cs="Courier New"/>
                <w:color w:val="000000" w:themeColor="text1"/>
                <w:sz w:val="20"/>
                <w:szCs w:val="20"/>
              </w:rPr>
              <w:t>output</w:t>
            </w:r>
            <w:r w:rsidRPr="009A5CD1">
              <w:rPr>
                <w:rFonts w:ascii="Courier New" w:eastAsia="Times New Roman" w:hAnsi="Courier New" w:cs="Courier New"/>
                <w:color w:val="080808"/>
                <w:sz w:val="20"/>
                <w:szCs w:val="20"/>
              </w:rPr>
              <w:t>)</w:t>
            </w:r>
            <w:r w:rsidRPr="009A5CD1">
              <w:br/>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94558D"/>
                <w:sz w:val="20"/>
                <w:szCs w:val="20"/>
              </w:rPr>
              <w:t>self</w:t>
            </w:r>
            <w:r w:rsidRPr="009A5CD1">
              <w:rPr>
                <w:rFonts w:ascii="Courier New" w:eastAsia="Times New Roman" w:hAnsi="Courier New" w:cs="Courier New"/>
                <w:color w:val="080808"/>
                <w:sz w:val="20"/>
                <w:szCs w:val="20"/>
              </w:rPr>
              <w:t>.logger.info(</w:t>
            </w:r>
            <w:r w:rsidRPr="009A5CD1">
              <w:rPr>
                <w:rFonts w:ascii="Courier New" w:eastAsia="Times New Roman" w:hAnsi="Courier New" w:cs="Courier New"/>
                <w:color w:val="067D17"/>
                <w:sz w:val="20"/>
                <w:szCs w:val="20"/>
              </w:rPr>
              <w:t xml:space="preserve">f"llm: </w:t>
            </w:r>
            <w:r w:rsidRPr="009A5CD1">
              <w:rPr>
                <w:rFonts w:ascii="Courier New" w:eastAsia="Times New Roman" w:hAnsi="Courier New" w:cs="Courier New"/>
                <w:color w:val="0037A6"/>
                <w:sz w:val="20"/>
                <w:szCs w:val="20"/>
              </w:rPr>
              <w:t>{</w:t>
            </w:r>
            <w:r w:rsidRPr="009A5CD1">
              <w:rPr>
                <w:rFonts w:ascii="Courier New" w:eastAsia="Times New Roman" w:hAnsi="Courier New" w:cs="Courier New"/>
                <w:color w:val="000000" w:themeColor="text1"/>
                <w:sz w:val="20"/>
                <w:szCs w:val="20"/>
              </w:rPr>
              <w:t>prompt</w:t>
            </w:r>
            <w:r w:rsidRPr="009A5CD1">
              <w:rPr>
                <w:rFonts w:ascii="Courier New" w:eastAsia="Times New Roman" w:hAnsi="Courier New" w:cs="Courier New"/>
                <w:color w:val="0037A6"/>
                <w:sz w:val="20"/>
                <w:szCs w:val="20"/>
              </w:rPr>
              <w:t>}</w:t>
            </w:r>
            <w:r w:rsidRPr="009A5CD1">
              <w:rPr>
                <w:rFonts w:ascii="Courier New" w:eastAsia="Times New Roman" w:hAnsi="Courier New" w:cs="Courier New"/>
                <w:color w:val="067D17"/>
                <w:sz w:val="20"/>
                <w:szCs w:val="20"/>
              </w:rPr>
              <w:t>"</w:t>
            </w:r>
            <w:r w:rsidRPr="009A5CD1">
              <w:rPr>
                <w:rFonts w:ascii="Courier New" w:eastAsia="Times New Roman" w:hAnsi="Courier New" w:cs="Courier New"/>
                <w:color w:val="080808"/>
                <w:sz w:val="20"/>
                <w:szCs w:val="20"/>
              </w:rPr>
              <w:t>)</w:t>
            </w:r>
            <w:r w:rsidRPr="009A5CD1">
              <w:br/>
            </w:r>
            <w:r w:rsidRPr="009A5CD1">
              <w:rPr>
                <w:rFonts w:ascii="Courier New" w:eastAsia="Times New Roman" w:hAnsi="Courier New" w:cs="Courier New"/>
                <w:color w:val="080808"/>
                <w:sz w:val="20"/>
                <w:szCs w:val="20"/>
              </w:rPr>
              <w:t xml:space="preserve">    </w:t>
            </w:r>
            <w:r w:rsidRPr="009A5CD1">
              <w:rPr>
                <w:rFonts w:ascii="Courier New" w:eastAsia="Times New Roman" w:hAnsi="Courier New" w:cs="Courier New"/>
                <w:color w:val="0033B3"/>
                <w:sz w:val="20"/>
                <w:szCs w:val="20"/>
              </w:rPr>
              <w:t xml:space="preserve">return </w:t>
            </w:r>
            <w:r w:rsidRPr="009A5CD1">
              <w:rPr>
                <w:rFonts w:ascii="Courier New" w:eastAsia="Times New Roman" w:hAnsi="Courier New" w:cs="Courier New"/>
                <w:color w:val="000000" w:themeColor="text1"/>
                <w:sz w:val="20"/>
                <w:szCs w:val="20"/>
              </w:rPr>
              <w:t>prompt</w:t>
            </w:r>
          </w:p>
          <w:p w14:paraId="636EE3E2" w14:textId="77777777" w:rsidR="00EC0818" w:rsidRPr="00EC0818" w:rsidRDefault="00EC0818" w:rsidP="00E30ADE"/>
        </w:tc>
      </w:tr>
    </w:tbl>
    <w:p w14:paraId="356789B9" w14:textId="77777777" w:rsidR="00C869AD" w:rsidRDefault="00C869AD" w:rsidP="00E30ADE">
      <w:pPr>
        <w:rPr>
          <w:lang w:val="en-US"/>
        </w:rPr>
      </w:pPr>
    </w:p>
    <w:p w14:paraId="370D906A" w14:textId="021E521A" w:rsidR="001A7078" w:rsidRDefault="00764AAD" w:rsidP="00E30ADE">
      <w:pPr>
        <w:rPr>
          <w:lang w:val="en-US"/>
        </w:rPr>
      </w:pPr>
      <w:r>
        <w:rPr>
          <w:lang w:val="en-US"/>
        </w:rPr>
        <w:t xml:space="preserve">To get the </w:t>
      </w:r>
      <w:r w:rsidR="00BB400A">
        <w:rPr>
          <w:lang w:val="en-US"/>
        </w:rPr>
        <w:t xml:space="preserve">Ideal output from </w:t>
      </w:r>
      <w:r w:rsidR="00D17055">
        <w:rPr>
          <w:lang w:val="en-US"/>
        </w:rPr>
        <w:t xml:space="preserve">the LLM for generating Images, it is important to give it specific instructions on how to do its job. For this </w:t>
      </w:r>
      <w:r w:rsidR="001A7078">
        <w:rPr>
          <w:lang w:val="en-US"/>
        </w:rPr>
        <w:t xml:space="preserve">the </w:t>
      </w:r>
      <w:proofErr w:type="spellStart"/>
      <w:r w:rsidR="001A7078" w:rsidRPr="001A7078">
        <w:rPr>
          <w:lang w:val="en-US"/>
        </w:rPr>
        <w:t>prompt_template</w:t>
      </w:r>
      <w:proofErr w:type="spellEnd"/>
      <w:r w:rsidR="001A7078">
        <w:rPr>
          <w:lang w:val="en-US"/>
        </w:rPr>
        <w:t xml:space="preserve"> is used.</w:t>
      </w:r>
    </w:p>
    <w:p w14:paraId="5F54431E" w14:textId="77777777" w:rsidR="003E72FF" w:rsidRDefault="00E85D3B" w:rsidP="00270B75">
      <w:pPr>
        <w:rPr>
          <w:lang w:val="en-US"/>
        </w:rPr>
      </w:pPr>
      <w:r w:rsidRPr="00E85D3B">
        <w:rPr>
          <w:lang w:val="en-US"/>
        </w:rPr>
        <w:t xml:space="preserve">This template organizes the context and conversation history into a structured format, which </w:t>
      </w:r>
      <w:proofErr w:type="spellStart"/>
      <w:r w:rsidRPr="00E85D3B">
        <w:rPr>
          <w:lang w:val="en-US"/>
        </w:rPr>
        <w:t>LLaMA</w:t>
      </w:r>
      <w:proofErr w:type="spellEnd"/>
      <w:r w:rsidRPr="00E85D3B">
        <w:rPr>
          <w:lang w:val="en-US"/>
        </w:rPr>
        <w:t xml:space="preserve"> uses to generate responses. By assembling the prompt in a consistent and interpretable manner, the model can produce coherent and contextually relevant outputs. </w:t>
      </w:r>
    </w:p>
    <w:p w14:paraId="7343CAE2" w14:textId="03BC3ED4" w:rsidR="00F3768C" w:rsidRDefault="00F3768C" w:rsidP="00F3768C">
      <w:pPr>
        <w:rPr>
          <w:lang w:val="en-US"/>
        </w:rPr>
      </w:pPr>
      <w:r>
        <w:rPr>
          <w:lang w:val="en-US"/>
        </w:rPr>
        <w:t>The prompt template consists of three main parts:</w:t>
      </w:r>
    </w:p>
    <w:p w14:paraId="3883F3C5" w14:textId="2EBD2C90" w:rsidR="006F7822" w:rsidRPr="00B47CF2" w:rsidRDefault="006F7822" w:rsidP="00B47CF2">
      <w:pPr>
        <w:pStyle w:val="ListParagraph"/>
        <w:numPr>
          <w:ilvl w:val="0"/>
          <w:numId w:val="3"/>
        </w:numPr>
      </w:pPr>
      <w:r w:rsidRPr="00B47CF2">
        <w:rPr>
          <w:b/>
        </w:rPr>
        <w:t>Context</w:t>
      </w:r>
      <w:r w:rsidRPr="00B47CF2">
        <w:t>: High-level instructions or information.</w:t>
      </w:r>
    </w:p>
    <w:p w14:paraId="392BAF79" w14:textId="2A634B48" w:rsidR="006F7822" w:rsidRPr="00B47CF2" w:rsidRDefault="006F7822" w:rsidP="00B47CF2">
      <w:pPr>
        <w:pStyle w:val="ListParagraph"/>
        <w:numPr>
          <w:ilvl w:val="0"/>
          <w:numId w:val="3"/>
        </w:numPr>
      </w:pPr>
      <w:r w:rsidRPr="00B47CF2">
        <w:rPr>
          <w:b/>
        </w:rPr>
        <w:t>Conversation History</w:t>
      </w:r>
      <w:r w:rsidRPr="00B47CF2">
        <w:t>: A detailed record of prior exchanges for continuity.</w:t>
      </w:r>
    </w:p>
    <w:p w14:paraId="3F2E337F" w14:textId="3E4BE11F" w:rsidR="00F3768C" w:rsidRPr="00781FF2" w:rsidRDefault="006F7822" w:rsidP="00B47CF2">
      <w:pPr>
        <w:pStyle w:val="ListParagraph"/>
        <w:numPr>
          <w:ilvl w:val="0"/>
          <w:numId w:val="3"/>
        </w:numPr>
        <w:rPr>
          <w:lang w:val="en-US"/>
        </w:rPr>
      </w:pPr>
      <w:r w:rsidRPr="00B47CF2">
        <w:rPr>
          <w:b/>
        </w:rPr>
        <w:t>Current User Input</w:t>
      </w:r>
      <w:r w:rsidRPr="00B47CF2">
        <w:t>: The query or command the model is expected to respond to.</w:t>
      </w:r>
    </w:p>
    <w:p w14:paraId="082E1BF6" w14:textId="77777777" w:rsidR="003F3933" w:rsidRDefault="003F3933" w:rsidP="006F7822">
      <w:pPr>
        <w:rPr>
          <w:lang w:val="en-US"/>
        </w:rPr>
      </w:pPr>
      <w:r w:rsidRPr="003F3933">
        <w:rPr>
          <w:lang w:val="en-US"/>
        </w:rPr>
        <w:t>The conversation history includes the last five transcriptions and generated prompts from the current session. This allows the LLM to be aware of previous interactions and use relevant information from prior prompts to maintain consistency in the characters and scene. Due to limitations on prompt length, the number of past interactions included in the history is capped at five.</w:t>
      </w:r>
    </w:p>
    <w:p w14:paraId="7D941973" w14:textId="77777777" w:rsidR="008D5D83" w:rsidRPr="008D5D83" w:rsidRDefault="008D5D83" w:rsidP="008D5D83">
      <w:r w:rsidRPr="008D5D83">
        <w:t xml:space="preserve">The most crucial part of the prompt template is the </w:t>
      </w:r>
      <w:r w:rsidRPr="008D5D83">
        <w:rPr>
          <w:b/>
        </w:rPr>
        <w:t>context</w:t>
      </w:r>
      <w:r w:rsidRPr="008D5D83">
        <w:t>, as it defines how the model should interpret the input and structure the output.</w:t>
      </w:r>
    </w:p>
    <w:p w14:paraId="35A14A16" w14:textId="77777777" w:rsidR="008D5D83" w:rsidRPr="008D5D83" w:rsidRDefault="008D5D83" w:rsidP="008D5D83">
      <w:r w:rsidRPr="008D5D83">
        <w:t>Initially, the context consisted of just a few sentences instructing the model to use the transcription to generate a prompt for an image generator. This basic approach worked well in the beginning. However, with further testing, additional details were incorporated to enhance the prompts, including information about style, character descriptions, player and character roles, setting details, and more.</w:t>
      </w:r>
    </w:p>
    <w:p w14:paraId="07A40AD5" w14:textId="77777777" w:rsidR="008D5D83" w:rsidRPr="008D5D83" w:rsidRDefault="008D5D83" w:rsidP="008D5D83">
      <w:r w:rsidRPr="008D5D83">
        <w:t>As the context grew more complex, managing it became increasingly challenging. To address this, ChatGPT was utilized to restructure the context and introduce an output schema. This schema improved the organization and readability of the image prompts, making them more structured and easier to interpret.</w:t>
      </w:r>
    </w:p>
    <w:p w14:paraId="3EBE4FB2" w14:textId="77777777" w:rsidR="008D5D83" w:rsidRPr="008D5D83" w:rsidRDefault="008D5D83" w:rsidP="006F7822"/>
    <w:p w14:paraId="3E3AE701" w14:textId="16905C34" w:rsidR="00715DA2" w:rsidRDefault="00715DA2" w:rsidP="006F7822">
      <w:pPr>
        <w:rPr>
          <w:lang w:val="en-US"/>
        </w:rPr>
      </w:pPr>
      <w:r>
        <w:rPr>
          <w:lang w:val="en-US"/>
        </w:rPr>
        <w:t>The structure of the context prompt is as follows:</w:t>
      </w:r>
    </w:p>
    <w:p w14:paraId="703B14EF" w14:textId="2B9BA115" w:rsidR="009E7460" w:rsidRPr="009E7460" w:rsidRDefault="009E7460" w:rsidP="009E7460">
      <w:pPr>
        <w:pStyle w:val="ListParagraph"/>
        <w:numPr>
          <w:ilvl w:val="0"/>
          <w:numId w:val="7"/>
        </w:numPr>
        <w:rPr>
          <w:lang w:val="de-CH"/>
        </w:rPr>
      </w:pPr>
      <w:r w:rsidRPr="009E7460">
        <w:rPr>
          <w:b/>
        </w:rPr>
        <w:t>Purpose of the Prompt</w:t>
      </w:r>
      <w:r w:rsidRPr="009E7460">
        <w:t>: Creating detailed and descriptive prompts for image generation in a D&amp;D campaign.</w:t>
      </w:r>
    </w:p>
    <w:p w14:paraId="62AEA299" w14:textId="7CCEC11F" w:rsidR="009E7460" w:rsidRPr="009E7460" w:rsidRDefault="009E7460" w:rsidP="009E7460">
      <w:pPr>
        <w:pStyle w:val="ListParagraph"/>
        <w:numPr>
          <w:ilvl w:val="0"/>
          <w:numId w:val="7"/>
        </w:numPr>
        <w:rPr>
          <w:lang w:val="en-US"/>
        </w:rPr>
      </w:pPr>
      <w:r w:rsidRPr="009E7460">
        <w:rPr>
          <w:b/>
        </w:rPr>
        <w:t>Input Format</w:t>
      </w:r>
      <w:r w:rsidRPr="009E7460">
        <w:t>: Dialogue tagged by speaker names, with roles predefined (e.g., DM, player) to guide prompt creation.</w:t>
      </w:r>
    </w:p>
    <w:p w14:paraId="0D941B74" w14:textId="0EAC4B4F" w:rsidR="009E7460" w:rsidRPr="009E7460" w:rsidRDefault="009E7460" w:rsidP="009E7460">
      <w:pPr>
        <w:pStyle w:val="ListParagraph"/>
        <w:numPr>
          <w:ilvl w:val="0"/>
          <w:numId w:val="7"/>
        </w:numPr>
        <w:rPr>
          <w:lang w:val="en-US"/>
        </w:rPr>
      </w:pPr>
      <w:r w:rsidRPr="009E7460">
        <w:rPr>
          <w:b/>
        </w:rPr>
        <w:t>Style</w:t>
      </w:r>
      <w:r w:rsidRPr="009E7460">
        <w:t>: Default style is retro D&amp;D, but adapts to new styles if explicitly requested in the transcription.</w:t>
      </w:r>
    </w:p>
    <w:p w14:paraId="121AB691" w14:textId="452A17B7" w:rsidR="009E7460" w:rsidRPr="009E7460" w:rsidRDefault="009E7460" w:rsidP="009E7460">
      <w:pPr>
        <w:pStyle w:val="ListParagraph"/>
        <w:numPr>
          <w:ilvl w:val="0"/>
          <w:numId w:val="7"/>
        </w:numPr>
        <w:rPr>
          <w:lang w:val="en-US"/>
        </w:rPr>
      </w:pPr>
      <w:r w:rsidRPr="009E7460">
        <w:rPr>
          <w:b/>
        </w:rPr>
        <w:t>Setting</w:t>
      </w:r>
      <w:r w:rsidRPr="009E7460">
        <w:t>: Focus on medieval fantasy themes while avoiding elements that break the setting or include NSFW content.</w:t>
      </w:r>
    </w:p>
    <w:p w14:paraId="4B9BAD36" w14:textId="3C4845B3" w:rsidR="009E7460" w:rsidRPr="009E7460" w:rsidRDefault="009E7460" w:rsidP="009E7460">
      <w:pPr>
        <w:pStyle w:val="ListParagraph"/>
        <w:numPr>
          <w:ilvl w:val="1"/>
          <w:numId w:val="7"/>
        </w:numPr>
        <w:rPr>
          <w:lang w:val="de-CH"/>
        </w:rPr>
      </w:pPr>
      <w:r w:rsidRPr="009E7460">
        <w:rPr>
          <w:b/>
        </w:rPr>
        <w:t>Roles</w:t>
      </w:r>
      <w:r w:rsidRPr="009E7460">
        <w:t xml:space="preserve"> and Responsibilities:</w:t>
      </w:r>
    </w:p>
    <w:p w14:paraId="2E50CEBB" w14:textId="77777777" w:rsidR="009E7460" w:rsidRPr="009E7460" w:rsidRDefault="009E7460" w:rsidP="009E7460">
      <w:pPr>
        <w:pStyle w:val="ListParagraph"/>
        <w:numPr>
          <w:ilvl w:val="1"/>
          <w:numId w:val="7"/>
        </w:numPr>
      </w:pPr>
      <w:r w:rsidRPr="009E7460">
        <w:rPr>
          <w:b/>
        </w:rPr>
        <w:t>Dungeon</w:t>
      </w:r>
      <w:r w:rsidRPr="009E7460">
        <w:t xml:space="preserve"> Master (DM): Prompts for environments, NPCs, and overarching scenarios.</w:t>
      </w:r>
    </w:p>
    <w:p w14:paraId="6D1794CD" w14:textId="77777777" w:rsidR="009E7460" w:rsidRPr="009E7460" w:rsidRDefault="009E7460" w:rsidP="009E7460">
      <w:pPr>
        <w:pStyle w:val="ListParagraph"/>
        <w:numPr>
          <w:ilvl w:val="0"/>
          <w:numId w:val="7"/>
        </w:numPr>
      </w:pPr>
      <w:r w:rsidRPr="009E7460">
        <w:rPr>
          <w:b/>
        </w:rPr>
        <w:t>Players</w:t>
      </w:r>
      <w:r w:rsidRPr="009E7460">
        <w:t>: Prompts for character designs, actions, and items.</w:t>
      </w:r>
    </w:p>
    <w:p w14:paraId="72597397" w14:textId="1F4BA0DD" w:rsidR="009E7460" w:rsidRPr="009E7460" w:rsidRDefault="009E7460" w:rsidP="009E7460">
      <w:pPr>
        <w:pStyle w:val="ListParagraph"/>
        <w:numPr>
          <w:ilvl w:val="0"/>
          <w:numId w:val="7"/>
        </w:numPr>
        <w:rPr>
          <w:lang w:val="de-CH"/>
        </w:rPr>
      </w:pPr>
      <w:r w:rsidRPr="009E7460">
        <w:rPr>
          <w:b/>
        </w:rPr>
        <w:t>Character Descriptions</w:t>
      </w:r>
      <w:r w:rsidRPr="009E7460">
        <w:t>: Detailed descriptions of character appearance, equipment, and mood for visual consistency.</w:t>
      </w:r>
    </w:p>
    <w:p w14:paraId="5EAD08EB" w14:textId="58A55692" w:rsidR="009E7460" w:rsidRPr="009E7460" w:rsidRDefault="009E7460" w:rsidP="009E7460">
      <w:pPr>
        <w:pStyle w:val="ListParagraph"/>
        <w:numPr>
          <w:ilvl w:val="0"/>
          <w:numId w:val="7"/>
        </w:numPr>
        <w:rPr>
          <w:lang w:val="en-US"/>
        </w:rPr>
      </w:pPr>
      <w:r w:rsidRPr="009E7460">
        <w:rPr>
          <w:b/>
        </w:rPr>
        <w:t>Prior Prompts</w:t>
      </w:r>
      <w:r w:rsidRPr="009E7460">
        <w:t>: Use previous prompts for consistency while prioritizing new inputs and incorporating character updates.</w:t>
      </w:r>
    </w:p>
    <w:p w14:paraId="2CD9C703" w14:textId="39B3E1D1" w:rsidR="009E7460" w:rsidRPr="009E7460" w:rsidRDefault="009E7460" w:rsidP="009E7460">
      <w:pPr>
        <w:pStyle w:val="ListParagraph"/>
        <w:numPr>
          <w:ilvl w:val="0"/>
          <w:numId w:val="7"/>
        </w:numPr>
        <w:rPr>
          <w:lang w:val="en-US"/>
        </w:rPr>
      </w:pPr>
      <w:r w:rsidRPr="009E7460">
        <w:rPr>
          <w:b/>
        </w:rPr>
        <w:t>Direct Instructions</w:t>
      </w:r>
      <w:r w:rsidRPr="009E7460">
        <w:t>: Integrate user-provided instructions (e.g., "Llama, do this and that") into future prompts.</w:t>
      </w:r>
    </w:p>
    <w:p w14:paraId="3F770D68" w14:textId="39B48A98" w:rsidR="009E7460" w:rsidRPr="005748F1" w:rsidRDefault="009E7460" w:rsidP="009E7460">
      <w:pPr>
        <w:pStyle w:val="ListParagraph"/>
        <w:numPr>
          <w:ilvl w:val="0"/>
          <w:numId w:val="7"/>
        </w:numPr>
      </w:pPr>
      <w:r w:rsidRPr="009E7460">
        <w:rPr>
          <w:b/>
        </w:rPr>
        <w:t>Output Structure</w:t>
      </w:r>
      <w:r w:rsidRPr="009E7460">
        <w:t>: A structured format including scene description, character appearance, actions, and central focus.</w:t>
      </w:r>
    </w:p>
    <w:p w14:paraId="6AE48D66" w14:textId="1A2E648A" w:rsidR="005748F1" w:rsidRDefault="005748F1" w:rsidP="005748F1">
      <w:pPr>
        <w:rPr>
          <w:lang w:val="en-US"/>
        </w:rPr>
      </w:pPr>
      <w:r w:rsidRPr="005748F1">
        <w:rPr>
          <w:lang w:val="en-US"/>
        </w:rPr>
        <w:t>This</w:t>
      </w:r>
      <w:r>
        <w:rPr>
          <w:lang w:val="en-US"/>
        </w:rPr>
        <w:t xml:space="preserve"> process turned the prompt:</w:t>
      </w:r>
    </w:p>
    <w:tbl>
      <w:tblPr>
        <w:tblStyle w:val="TableGrid"/>
        <w:tblW w:w="0" w:type="auto"/>
        <w:tblLook w:val="04A0" w:firstRow="1" w:lastRow="0" w:firstColumn="1" w:lastColumn="0" w:noHBand="0" w:noVBand="1"/>
      </w:tblPr>
      <w:tblGrid>
        <w:gridCol w:w="9016"/>
      </w:tblGrid>
      <w:tr w:rsidR="005748F1" w:rsidRPr="00DD3DEA" w14:paraId="46C129F6" w14:textId="77777777" w:rsidTr="005748F1">
        <w:tc>
          <w:tcPr>
            <w:tcW w:w="9016" w:type="dxa"/>
          </w:tcPr>
          <w:p w14:paraId="5026E466" w14:textId="77777777" w:rsidR="00907220" w:rsidRPr="00907220" w:rsidRDefault="00907220" w:rsidP="009072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shd w:val="clear" w:color="auto" w:fill="FCF4D4"/>
              </w:rPr>
            </w:pPr>
            <w:r w:rsidRPr="00907220">
              <w:rPr>
                <w:rFonts w:ascii="Courier New" w:eastAsia="Times New Roman" w:hAnsi="Courier New" w:cs="Courier New"/>
                <w:color w:val="080808"/>
                <w:sz w:val="20"/>
                <w:szCs w:val="20"/>
                <w:shd w:val="clear" w:color="auto" w:fill="FCF4D4"/>
              </w:rPr>
              <w:t>Niric02:  I'm sitting in a pub, next to me sits Olli on a bar stool and I'm having a margarita</w:t>
            </w:r>
            <w:r w:rsidRPr="00907220">
              <w:rPr>
                <w:rFonts w:ascii="Courier New" w:eastAsia="Times New Roman" w:hAnsi="Courier New" w:cs="Courier New"/>
                <w:color w:val="080808"/>
                <w:sz w:val="20"/>
                <w:szCs w:val="20"/>
                <w:shd w:val="clear" w:color="auto" w:fill="FCF4D4"/>
              </w:rPr>
              <w:br/>
              <w:t>Alex.Ander:  I'm drinking a small beer.</w:t>
            </w:r>
            <w:r w:rsidRPr="00907220">
              <w:rPr>
                <w:rFonts w:ascii="Courier New" w:eastAsia="Times New Roman" w:hAnsi="Courier New" w:cs="Courier New"/>
                <w:color w:val="080808"/>
                <w:sz w:val="20"/>
                <w:szCs w:val="20"/>
                <w:shd w:val="clear" w:color="auto" w:fill="FCF4D4"/>
              </w:rPr>
              <w:br/>
              <w:t>Niric02:  with a little umbrella in my hand.</w:t>
            </w:r>
            <w:r w:rsidRPr="00907220">
              <w:rPr>
                <w:rFonts w:ascii="Courier New" w:eastAsia="Times New Roman" w:hAnsi="Courier New" w:cs="Courier New"/>
                <w:color w:val="080808"/>
                <w:sz w:val="20"/>
                <w:szCs w:val="20"/>
                <w:shd w:val="clear" w:color="auto" w:fill="FCF4D4"/>
              </w:rPr>
              <w:br/>
              <w:t>Alex.Ander:  Oh, well, yeah, it was quite nice.</w:t>
            </w:r>
            <w:r w:rsidRPr="00907220">
              <w:rPr>
                <w:rFonts w:ascii="Courier New" w:eastAsia="Times New Roman" w:hAnsi="Courier New" w:cs="Courier New"/>
                <w:color w:val="080808"/>
                <w:sz w:val="20"/>
                <w:szCs w:val="20"/>
                <w:shd w:val="clear" w:color="auto" w:fill="FCF4D4"/>
              </w:rPr>
              <w:br/>
              <w:t>Niric02:  So that was a fun adventure.</w:t>
            </w:r>
            <w:r w:rsidRPr="00907220">
              <w:rPr>
                <w:rFonts w:ascii="Courier New" w:eastAsia="Times New Roman" w:hAnsi="Courier New" w:cs="Courier New"/>
                <w:color w:val="080808"/>
                <w:sz w:val="20"/>
                <w:szCs w:val="20"/>
                <w:shd w:val="clear" w:color="auto" w:fill="FCF4D4"/>
              </w:rPr>
              <w:br/>
              <w:t>Alex.Ander:  Just going to go get the pay afterwards. What was it?</w:t>
            </w:r>
            <w:r w:rsidRPr="00907220">
              <w:rPr>
                <w:rFonts w:ascii="Courier New" w:eastAsia="Times New Roman" w:hAnsi="Courier New" w:cs="Courier New"/>
                <w:color w:val="080808"/>
                <w:sz w:val="20"/>
                <w:szCs w:val="20"/>
                <w:shd w:val="clear" w:color="auto" w:fill="FCF4D4"/>
              </w:rPr>
              <w:br/>
              <w:t>Niric02:  Subtitles by the Amara.org community</w:t>
            </w:r>
          </w:p>
          <w:p w14:paraId="1F48CBDA" w14:textId="67E08063" w:rsidR="005748F1" w:rsidRPr="00020F6D" w:rsidRDefault="005748F1" w:rsidP="00DD3DEA">
            <w:pPr>
              <w:rPr>
                <w:highlight w:val="yellow"/>
                <w:lang w:val="de-CH"/>
              </w:rPr>
            </w:pPr>
          </w:p>
        </w:tc>
      </w:tr>
    </w:tbl>
    <w:p w14:paraId="7ACE2357" w14:textId="77777777" w:rsidR="00CF44A4" w:rsidRDefault="00CF44A4" w:rsidP="005748F1">
      <w:pPr>
        <w:rPr>
          <w:color w:val="FF0000"/>
          <w:lang w:val="de-CH"/>
        </w:rPr>
      </w:pPr>
    </w:p>
    <w:p w14:paraId="6988801B" w14:textId="2A32D2CF" w:rsidR="00EA0E5C" w:rsidRDefault="00EA0E5C" w:rsidP="005748F1">
      <w:pPr>
        <w:rPr>
          <w:lang w:val="en-US"/>
        </w:rPr>
      </w:pPr>
      <w:r>
        <w:rPr>
          <w:lang w:val="en-US"/>
        </w:rPr>
        <w:t>Into a</w:t>
      </w:r>
      <w:r w:rsidR="00AC5CB6">
        <w:rPr>
          <w:lang w:val="en-US"/>
        </w:rPr>
        <w:t>n</w:t>
      </w:r>
      <w:r>
        <w:rPr>
          <w:lang w:val="en-US"/>
        </w:rPr>
        <w:t xml:space="preserve"> image generation Pro</w:t>
      </w:r>
      <w:r w:rsidR="000F3A5A">
        <w:rPr>
          <w:lang w:val="en-US"/>
        </w:rPr>
        <w:t>mpt:</w:t>
      </w:r>
    </w:p>
    <w:tbl>
      <w:tblPr>
        <w:tblStyle w:val="TableGrid"/>
        <w:tblW w:w="0" w:type="auto"/>
        <w:tblLook w:val="04A0" w:firstRow="1" w:lastRow="0" w:firstColumn="1" w:lastColumn="0" w:noHBand="0" w:noVBand="1"/>
      </w:tblPr>
      <w:tblGrid>
        <w:gridCol w:w="9016"/>
      </w:tblGrid>
      <w:tr w:rsidR="000F3A5A" w:rsidRPr="00266853" w14:paraId="2B749B09" w14:textId="77777777" w:rsidTr="000F3A5A">
        <w:tc>
          <w:tcPr>
            <w:tcW w:w="9016" w:type="dxa"/>
          </w:tcPr>
          <w:p w14:paraId="4BFFCFFF" w14:textId="77777777" w:rsidR="00CF44A4" w:rsidRPr="00CF44A4" w:rsidRDefault="00CF44A4" w:rsidP="00CF44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CF44A4">
              <w:rPr>
                <w:rFonts w:ascii="Courier New" w:eastAsia="Times New Roman" w:hAnsi="Courier New" w:cs="Courier New"/>
                <w:color w:val="080808"/>
                <w:sz w:val="20"/>
                <w:szCs w:val="20"/>
              </w:rPr>
              <w:t>prompt: [Scene Description:</w:t>
            </w:r>
            <w:r w:rsidRPr="00CF44A4">
              <w:rPr>
                <w:rFonts w:ascii="Courier New" w:eastAsia="Times New Roman" w:hAnsi="Courier New" w:cs="Courier New"/>
                <w:color w:val="080808"/>
                <w:sz w:val="20"/>
                <w:szCs w:val="20"/>
              </w:rPr>
              <w:br/>
              <w:t>A cozy, dimly lit pub with wooden accents and a warm atmosphere, the sounds of murmured conversations and clinking glasses filling the air.</w:t>
            </w:r>
            <w:r w:rsidRPr="00CF44A4">
              <w:rPr>
                <w:rFonts w:ascii="Courier New" w:eastAsia="Times New Roman" w:hAnsi="Courier New" w:cs="Courier New"/>
                <w:color w:val="080808"/>
                <w:sz w:val="20"/>
                <w:szCs w:val="20"/>
              </w:rPr>
              <w:br/>
            </w:r>
            <w:r w:rsidRPr="00CF44A4">
              <w:rPr>
                <w:rFonts w:ascii="Courier New" w:eastAsia="Times New Roman" w:hAnsi="Courier New" w:cs="Courier New"/>
                <w:color w:val="080808"/>
                <w:sz w:val="20"/>
                <w:szCs w:val="20"/>
              </w:rPr>
              <w:br/>
              <w:t>Character Appearance:</w:t>
            </w:r>
            <w:r w:rsidRPr="00CF44A4">
              <w:rPr>
                <w:rFonts w:ascii="Courier New" w:eastAsia="Times New Roman" w:hAnsi="Courier New" w:cs="Courier New"/>
                <w:color w:val="080808"/>
                <w:sz w:val="20"/>
                <w:szCs w:val="20"/>
              </w:rPr>
              <w:br/>
              <w:t>Ali (Alex.Ander): Standing with a confident stance, wearing practical leather armor reinforced with plates, a flowing green cloak with silver embroidery, and carrying a finely crafted longsword with a gilded hilt and elven runes etched along the blade. Their emerald green eyes, flecked with gold, sparkle with a hint of amusement as they hold a small beer.</w:t>
            </w:r>
            <w:r w:rsidRPr="00CF44A4">
              <w:rPr>
                <w:rFonts w:ascii="Courier New" w:eastAsia="Times New Roman" w:hAnsi="Courier New" w:cs="Courier New"/>
                <w:color w:val="080808"/>
                <w:sz w:val="20"/>
                <w:szCs w:val="20"/>
              </w:rPr>
              <w:br/>
              <w:t>Baltasar (Niric02): Sitting on a bar stool, dressed in dark, form-fitting clothing designed for silent movement, with a black leather vest over a dark gray tunic, paired with reinforced boots and fingerless gloves. A dark scarf is wrapped around his neck and lower face for anonymity, and he holds a margarita with a little umbrella in his hand, a sly smirk playing on his lips.</w:t>
            </w:r>
            <w:r w:rsidRPr="00CF44A4">
              <w:rPr>
                <w:rFonts w:ascii="Courier New" w:eastAsia="Times New Roman" w:hAnsi="Courier New" w:cs="Courier New"/>
                <w:color w:val="080808"/>
                <w:sz w:val="20"/>
                <w:szCs w:val="20"/>
              </w:rPr>
              <w:br/>
            </w:r>
            <w:r w:rsidRPr="00CF44A4">
              <w:rPr>
                <w:rFonts w:ascii="Courier New" w:eastAsia="Times New Roman" w:hAnsi="Courier New" w:cs="Courier New"/>
                <w:color w:val="080808"/>
                <w:sz w:val="20"/>
                <w:szCs w:val="20"/>
              </w:rPr>
              <w:br/>
              <w:t>Character Descriptions:</w:t>
            </w:r>
            <w:r w:rsidRPr="00CF44A4">
              <w:rPr>
                <w:rFonts w:ascii="Courier New" w:eastAsia="Times New Roman" w:hAnsi="Courier New" w:cs="Courier New"/>
                <w:color w:val="080808"/>
                <w:sz w:val="20"/>
                <w:szCs w:val="20"/>
              </w:rPr>
              <w:br/>
              <w:t>Ali exudes confidence and determination, with a steady, watchful gaze that hints at their years of training and experience. They wear a reassuring smile as they engage in conversation.</w:t>
            </w:r>
            <w:r w:rsidRPr="00CF44A4">
              <w:rPr>
                <w:rFonts w:ascii="Courier New" w:eastAsia="Times New Roman" w:hAnsi="Courier New" w:cs="Courier New"/>
                <w:color w:val="080808"/>
                <w:sz w:val="20"/>
                <w:szCs w:val="20"/>
              </w:rPr>
              <w:br/>
              <w:t>Baltasar carries an air of quiet self-assurance, often masking his thoughts behind a sly smirk or an expressionless fa�ade. His movements are calculated and cat-like, blending seamlessly into the shadows.</w:t>
            </w:r>
            <w:r w:rsidRPr="00CF44A4">
              <w:rPr>
                <w:rFonts w:ascii="Courier New" w:eastAsia="Times New Roman" w:hAnsi="Courier New" w:cs="Courier New"/>
                <w:color w:val="080808"/>
                <w:sz w:val="20"/>
                <w:szCs w:val="20"/>
              </w:rPr>
              <w:br/>
            </w:r>
            <w:r w:rsidRPr="00CF44A4">
              <w:rPr>
                <w:rFonts w:ascii="Courier New" w:eastAsia="Times New Roman" w:hAnsi="Courier New" w:cs="Courier New"/>
                <w:color w:val="080808"/>
                <w:sz w:val="20"/>
                <w:szCs w:val="20"/>
              </w:rPr>
              <w:br/>
              <w:t>Character Actions:</w:t>
            </w:r>
            <w:r w:rsidRPr="00CF44A4">
              <w:rPr>
                <w:rFonts w:ascii="Courier New" w:eastAsia="Times New Roman" w:hAnsi="Courier New" w:cs="Courier New"/>
                <w:color w:val="080808"/>
                <w:sz w:val="20"/>
                <w:szCs w:val="20"/>
              </w:rPr>
              <w:br/>
              <w:t>Ali takes a sip of their small beer, nodding in agreement as they converse with Baltasar. Baltasar sips his margarita, the umbrella adding a touch of whimsy to his otherwise dark attire, as he reminisces about their recent adventure.</w:t>
            </w:r>
            <w:r w:rsidRPr="00CF44A4">
              <w:rPr>
                <w:rFonts w:ascii="Courier New" w:eastAsia="Times New Roman" w:hAnsi="Courier New" w:cs="Courier New"/>
                <w:color w:val="080808"/>
                <w:sz w:val="20"/>
                <w:szCs w:val="20"/>
              </w:rPr>
              <w:br/>
            </w:r>
            <w:r w:rsidRPr="00CF44A4">
              <w:rPr>
                <w:rFonts w:ascii="Courier New" w:eastAsia="Times New Roman" w:hAnsi="Courier New" w:cs="Courier New"/>
                <w:color w:val="080808"/>
                <w:sz w:val="20"/>
                <w:szCs w:val="20"/>
              </w:rPr>
              <w:br/>
              <w:t>Focus:</w:t>
            </w:r>
            <w:r w:rsidRPr="00CF44A4">
              <w:rPr>
                <w:rFonts w:ascii="Courier New" w:eastAsia="Times New Roman" w:hAnsi="Courier New" w:cs="Courier New"/>
                <w:color w:val="080808"/>
                <w:sz w:val="20"/>
                <w:szCs w:val="20"/>
              </w:rPr>
              <w:br/>
              <w:t>The central element of the image is the warm camaraderie between Ali and Baltasar as they share a moment of relaxation in the pub, their contrasting attire and personalities adding a touch of humor to the scene.]</w:t>
            </w:r>
          </w:p>
          <w:p w14:paraId="1B47C59B" w14:textId="77777777" w:rsidR="000F3A5A" w:rsidRPr="00266853" w:rsidRDefault="000F3A5A" w:rsidP="005748F1"/>
        </w:tc>
      </w:tr>
    </w:tbl>
    <w:p w14:paraId="412B3324" w14:textId="77777777" w:rsidR="00781FF2" w:rsidRPr="005748F1" w:rsidRDefault="00781FF2" w:rsidP="005748F1">
      <w:pPr>
        <w:rPr>
          <w:lang w:val="en-US"/>
        </w:rPr>
      </w:pPr>
    </w:p>
    <w:p w14:paraId="343F04A4" w14:textId="7C92D6BB" w:rsidR="00056901" w:rsidRDefault="00056901" w:rsidP="00056901">
      <w:pPr>
        <w:pStyle w:val="Heading2"/>
        <w:rPr>
          <w:lang w:val="en-US"/>
        </w:rPr>
      </w:pPr>
      <w:bookmarkStart w:id="11" w:name="_Toc187000215"/>
      <w:r w:rsidRPr="005748F1">
        <w:rPr>
          <w:lang w:val="en-US"/>
        </w:rPr>
        <w:t>Image Generation</w:t>
      </w:r>
      <w:bookmarkEnd w:id="11"/>
    </w:p>
    <w:p w14:paraId="2496D79E" w14:textId="3953CE86" w:rsidR="001E269B" w:rsidRPr="001E269B" w:rsidRDefault="001E269B" w:rsidP="001E269B">
      <w:pPr>
        <w:rPr>
          <w:lang w:val="en-US"/>
        </w:rPr>
      </w:pPr>
      <w:r w:rsidRPr="001E269B">
        <w:rPr>
          <w:lang w:val="en-US"/>
        </w:rPr>
        <w:t xml:space="preserve">For image generation, a model from Black Forest Labs called flux-1.1-pro-ultra was used. This model performed excellently, producing high-quality images. The implementation was sourced from the Replicate site for the flux-1.1-pro-ultra model </w:t>
      </w:r>
      <w:sdt>
        <w:sdtPr>
          <w:rPr>
            <w:lang w:val="en-US"/>
          </w:rPr>
          <w:id w:val="-142969032"/>
          <w:citation/>
        </w:sdtPr>
        <w:sdtContent>
          <w:r>
            <w:rPr>
              <w:lang w:val="en-US"/>
            </w:rPr>
            <w:fldChar w:fldCharType="begin"/>
          </w:r>
          <w:r w:rsidRPr="001E269B">
            <w:rPr>
              <w:lang w:val="en-US"/>
            </w:rPr>
            <w:instrText xml:space="preserve"> CITATION bla24 \l 2055 </w:instrText>
          </w:r>
          <w:r>
            <w:rPr>
              <w:lang w:val="en-US"/>
            </w:rPr>
            <w:fldChar w:fldCharType="separate"/>
          </w:r>
          <w:r w:rsidR="006B5D6C">
            <w:rPr>
              <w:noProof/>
              <w:lang w:val="en-US"/>
            </w:rPr>
            <w:t>(black-forest-labs, 2024)</w:t>
          </w:r>
          <w:r>
            <w:rPr>
              <w:lang w:val="en-US"/>
            </w:rPr>
            <w:fldChar w:fldCharType="end"/>
          </w:r>
        </w:sdtContent>
      </w:sdt>
      <w:r w:rsidR="00B16468">
        <w:rPr>
          <w:lang w:val="en-US"/>
        </w:rPr>
        <w:t>.</w:t>
      </w:r>
    </w:p>
    <w:p w14:paraId="001A3A89" w14:textId="273D3F32" w:rsidR="001E269B" w:rsidRPr="001E269B" w:rsidRDefault="001E269B" w:rsidP="001E269B">
      <w:pPr>
        <w:rPr>
          <w:lang w:val="en-US"/>
        </w:rPr>
      </w:pPr>
      <w:r w:rsidRPr="001E269B">
        <w:rPr>
          <w:lang w:val="en-US"/>
        </w:rPr>
        <w:t>However, after some testing, a limitation became apparent. The flux-1.1-pro-ultra model included an NSFW filter that could not be disabled in the model’s settings. As a result, any mention of weapons or blood in the image prompts caused the image generation process to fail due to an NSFW error. This made the model less suitable for the project.</w:t>
      </w:r>
    </w:p>
    <w:p w14:paraId="09444D40" w14:textId="4AFCBC9E" w:rsidR="001E269B" w:rsidRDefault="001E269B" w:rsidP="001E269B">
      <w:pPr>
        <w:rPr>
          <w:lang w:val="en-US"/>
        </w:rPr>
      </w:pPr>
      <w:r w:rsidRPr="001E269B">
        <w:rPr>
          <w:lang w:val="en-US"/>
        </w:rPr>
        <w:t xml:space="preserve">Following further research on Replicate, a new image generation model was found: flux-dev, also from Black Forest Labs. While the images produced by this model are slightly less detailed, it allows the </w:t>
      </w:r>
      <w:proofErr w:type="spellStart"/>
      <w:r w:rsidRPr="001E269B">
        <w:rPr>
          <w:b/>
          <w:bCs/>
          <w:lang w:val="en-US"/>
        </w:rPr>
        <w:t>disable_safety_checker</w:t>
      </w:r>
      <w:proofErr w:type="spellEnd"/>
      <w:r w:rsidRPr="001E269B">
        <w:rPr>
          <w:lang w:val="en-US"/>
        </w:rPr>
        <w:t xml:space="preserve"> flag to be</w:t>
      </w:r>
      <w:r>
        <w:rPr>
          <w:lang w:val="en-US"/>
        </w:rPr>
        <w:t xml:space="preserve"> </w:t>
      </w:r>
      <w:r w:rsidR="00D22FC1">
        <w:rPr>
          <w:lang w:val="en-US"/>
        </w:rPr>
        <w:t>set</w:t>
      </w:r>
      <w:r w:rsidRPr="001E269B">
        <w:rPr>
          <w:lang w:val="en-US"/>
        </w:rPr>
        <w:t>, which completely removes the NSFW filter. This feature made the flux-dev model a more suitable choice for the project.</w:t>
      </w:r>
    </w:p>
    <w:p w14:paraId="12C87D46" w14:textId="1064B853" w:rsidR="00DA0770" w:rsidRDefault="005820A1">
      <w:pPr>
        <w:rPr>
          <w:lang w:val="en-US"/>
        </w:rPr>
      </w:pPr>
      <w:r>
        <w:rPr>
          <w:lang w:val="en-US"/>
        </w:rPr>
        <w:t xml:space="preserve">To ensure the feel and the described characters stay the same, the </w:t>
      </w:r>
      <w:r w:rsidR="00953F23">
        <w:rPr>
          <w:lang w:val="en-US"/>
        </w:rPr>
        <w:t>image seed of the model needs to be fixed.</w:t>
      </w:r>
    </w:p>
    <w:p w14:paraId="6DC21BAC" w14:textId="09524587" w:rsidR="006B5D6C" w:rsidRDefault="006B5D6C">
      <w:pPr>
        <w:rPr>
          <w:lang w:val="en-US"/>
        </w:rPr>
      </w:pPr>
      <w:r>
        <w:rPr>
          <w:lang w:val="en-US"/>
        </w:rPr>
        <w:br w:type="page"/>
      </w:r>
    </w:p>
    <w:p w14:paraId="3441F51B" w14:textId="77777777" w:rsidR="00DA0770" w:rsidRDefault="00DA0770" w:rsidP="001E269B">
      <w:pPr>
        <w:rPr>
          <w:lang w:val="en-US"/>
        </w:rPr>
      </w:pPr>
    </w:p>
    <w:p w14:paraId="3F0899E7" w14:textId="64D32050" w:rsidR="00577CC1" w:rsidRDefault="002D73D8" w:rsidP="001E269B">
      <w:pPr>
        <w:rPr>
          <w:lang w:val="en-US"/>
        </w:rPr>
      </w:pPr>
      <w:r>
        <w:rPr>
          <w:lang w:val="en-US"/>
        </w:rPr>
        <w:t xml:space="preserve">These are all the configurations for the </w:t>
      </w:r>
      <w:r w:rsidR="00577CC1">
        <w:rPr>
          <w:lang w:val="en-US"/>
        </w:rPr>
        <w:t>image model:</w:t>
      </w:r>
    </w:p>
    <w:tbl>
      <w:tblPr>
        <w:tblStyle w:val="TableGrid"/>
        <w:tblW w:w="0" w:type="auto"/>
        <w:tblLook w:val="04A0" w:firstRow="1" w:lastRow="0" w:firstColumn="1" w:lastColumn="0" w:noHBand="0" w:noVBand="1"/>
      </w:tblPr>
      <w:tblGrid>
        <w:gridCol w:w="9016"/>
      </w:tblGrid>
      <w:tr w:rsidR="00577CC1" w14:paraId="6B33DC11" w14:textId="77777777" w:rsidTr="00577CC1">
        <w:tc>
          <w:tcPr>
            <w:tcW w:w="9016" w:type="dxa"/>
          </w:tcPr>
          <w:p w14:paraId="39B24A69" w14:textId="77777777" w:rsidR="00DA0770" w:rsidRPr="00DA0770" w:rsidRDefault="00DA0770" w:rsidP="5F05CE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"prompt"</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00000" w:themeColor="text1"/>
                <w:sz w:val="20"/>
                <w:szCs w:val="20"/>
              </w:rPr>
              <w:t>prompt</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"go_fast"</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033B3"/>
                <w:sz w:val="20"/>
                <w:szCs w:val="20"/>
              </w:rPr>
              <w:t>True</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"guidance"</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1750EB"/>
                <w:sz w:val="20"/>
                <w:szCs w:val="20"/>
              </w:rPr>
              <w:t>3.5</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"num_outputs"</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1750EB"/>
                <w:sz w:val="20"/>
                <w:szCs w:val="20"/>
              </w:rPr>
              <w:t>1</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"aspect_ratio"</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"3:2"</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"output_format"</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"jpg"</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"output_quality"</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1750EB"/>
                <w:sz w:val="20"/>
                <w:szCs w:val="20"/>
              </w:rPr>
              <w:t>80</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"prompt_strength"</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1750EB"/>
                <w:sz w:val="20"/>
                <w:szCs w:val="20"/>
              </w:rPr>
              <w:t>0.8</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"num_inference_steps"</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1750EB"/>
                <w:sz w:val="20"/>
                <w:szCs w:val="20"/>
              </w:rPr>
              <w:t>28</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"seed"</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1750EB"/>
                <w:sz w:val="20"/>
                <w:szCs w:val="20"/>
              </w:rPr>
              <w:t>6969693245266</w:t>
            </w:r>
            <w:r w:rsidRPr="00DA0770">
              <w:rPr>
                <w:rFonts w:ascii="Courier New" w:eastAsia="Times New Roman" w:hAnsi="Courier New" w:cs="Courier New"/>
                <w:color w:val="080808"/>
                <w:sz w:val="20"/>
                <w:szCs w:val="20"/>
              </w:rPr>
              <w:t>,</w:t>
            </w:r>
            <w:r w:rsidRPr="00DA0770">
              <w:br/>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67D17"/>
                <w:sz w:val="20"/>
                <w:szCs w:val="20"/>
              </w:rPr>
              <w:t>"disable_safety_checker"</w:t>
            </w:r>
            <w:r w:rsidRPr="00DA0770">
              <w:rPr>
                <w:rFonts w:ascii="Courier New" w:eastAsia="Times New Roman" w:hAnsi="Courier New" w:cs="Courier New"/>
                <w:color w:val="080808"/>
                <w:sz w:val="20"/>
                <w:szCs w:val="20"/>
              </w:rPr>
              <w:t xml:space="preserve">: </w:t>
            </w:r>
            <w:r w:rsidRPr="00DA0770">
              <w:rPr>
                <w:rFonts w:ascii="Courier New" w:eastAsia="Times New Roman" w:hAnsi="Courier New" w:cs="Courier New"/>
                <w:color w:val="0033B3"/>
                <w:sz w:val="20"/>
                <w:szCs w:val="20"/>
              </w:rPr>
              <w:t>True</w:t>
            </w:r>
            <w:r w:rsidRPr="00DA0770">
              <w:br/>
            </w:r>
            <w:r w:rsidRPr="00DA0770">
              <w:rPr>
                <w:rFonts w:ascii="Courier New" w:eastAsia="Times New Roman" w:hAnsi="Courier New" w:cs="Courier New"/>
                <w:color w:val="080808"/>
                <w:sz w:val="20"/>
                <w:szCs w:val="20"/>
              </w:rPr>
              <w:t>}</w:t>
            </w:r>
          </w:p>
          <w:p w14:paraId="7F2C8D40" w14:textId="77777777" w:rsidR="00577CC1" w:rsidRDefault="00577CC1" w:rsidP="001E269B">
            <w:pPr>
              <w:rPr>
                <w:lang w:val="en-US"/>
              </w:rPr>
            </w:pPr>
          </w:p>
        </w:tc>
      </w:tr>
    </w:tbl>
    <w:p w14:paraId="0F625F4B" w14:textId="77777777" w:rsidR="00577CC1" w:rsidRDefault="00577CC1" w:rsidP="001E269B">
      <w:pPr>
        <w:rPr>
          <w:lang w:val="en-US"/>
        </w:rPr>
      </w:pPr>
    </w:p>
    <w:p w14:paraId="01069842" w14:textId="048874EE" w:rsidR="00DA0770" w:rsidRDefault="00DA0770" w:rsidP="001E269B">
      <w:pPr>
        <w:rPr>
          <w:lang w:val="en-US"/>
        </w:rPr>
      </w:pPr>
      <w:r>
        <w:rPr>
          <w:lang w:val="en-US"/>
        </w:rPr>
        <w:t xml:space="preserve">Most of these parameters are the default </w:t>
      </w:r>
      <w:r w:rsidR="00EC3AB8">
        <w:rPr>
          <w:lang w:val="en-US"/>
        </w:rPr>
        <w:t xml:space="preserve">settings used for the image. The most important </w:t>
      </w:r>
      <w:r w:rsidR="00057CF0">
        <w:rPr>
          <w:lang w:val="en-US"/>
        </w:rPr>
        <w:t>features for this project are:</w:t>
      </w:r>
    </w:p>
    <w:p w14:paraId="03407B63" w14:textId="5DA184F3" w:rsidR="00057CF0" w:rsidRPr="0032089C" w:rsidRDefault="00057CF0" w:rsidP="0032089C">
      <w:pPr>
        <w:pStyle w:val="ListParagraph"/>
        <w:numPr>
          <w:ilvl w:val="0"/>
          <w:numId w:val="8"/>
        </w:numPr>
        <w:rPr>
          <w:lang w:val="en-US"/>
        </w:rPr>
      </w:pPr>
      <w:proofErr w:type="spellStart"/>
      <w:r w:rsidRPr="0032089C">
        <w:rPr>
          <w:b/>
          <w:bCs/>
          <w:lang w:val="en-US"/>
        </w:rPr>
        <w:t>pompt</w:t>
      </w:r>
      <w:proofErr w:type="spellEnd"/>
      <w:r w:rsidRPr="0032089C">
        <w:rPr>
          <w:lang w:val="en-US"/>
        </w:rPr>
        <w:t>: Prompt of the image to be generated</w:t>
      </w:r>
    </w:p>
    <w:p w14:paraId="3D5530EA" w14:textId="48A7B003" w:rsidR="00057CF0" w:rsidRPr="0032089C" w:rsidRDefault="00057CF0" w:rsidP="0032089C">
      <w:pPr>
        <w:pStyle w:val="ListParagraph"/>
        <w:numPr>
          <w:ilvl w:val="0"/>
          <w:numId w:val="8"/>
        </w:numPr>
        <w:rPr>
          <w:lang w:val="en-US"/>
        </w:rPr>
      </w:pPr>
      <w:proofErr w:type="spellStart"/>
      <w:r w:rsidRPr="0032089C">
        <w:rPr>
          <w:b/>
          <w:bCs/>
          <w:lang w:val="en-US"/>
        </w:rPr>
        <w:t>output_format</w:t>
      </w:r>
      <w:proofErr w:type="spellEnd"/>
      <w:r w:rsidRPr="0032089C">
        <w:rPr>
          <w:lang w:val="en-US"/>
        </w:rPr>
        <w:t xml:space="preserve">: what format the image should have (jpg, </w:t>
      </w:r>
      <w:proofErr w:type="spellStart"/>
      <w:r w:rsidRPr="0032089C">
        <w:rPr>
          <w:lang w:val="en-US"/>
        </w:rPr>
        <w:t>png</w:t>
      </w:r>
      <w:proofErr w:type="spellEnd"/>
      <w:r w:rsidRPr="0032089C">
        <w:rPr>
          <w:lang w:val="en-US"/>
        </w:rPr>
        <w:t xml:space="preserve"> …)</w:t>
      </w:r>
    </w:p>
    <w:p w14:paraId="12089B13" w14:textId="75AA01C6" w:rsidR="00057CF0" w:rsidRPr="0032089C" w:rsidRDefault="00057CF0" w:rsidP="0032089C">
      <w:pPr>
        <w:pStyle w:val="ListParagraph"/>
        <w:numPr>
          <w:ilvl w:val="0"/>
          <w:numId w:val="8"/>
        </w:numPr>
        <w:rPr>
          <w:lang w:val="en-US"/>
        </w:rPr>
      </w:pPr>
      <w:r w:rsidRPr="0032089C">
        <w:rPr>
          <w:b/>
          <w:bCs/>
          <w:lang w:val="en-US"/>
        </w:rPr>
        <w:t>seed</w:t>
      </w:r>
      <w:r w:rsidRPr="0032089C">
        <w:rPr>
          <w:lang w:val="en-US"/>
        </w:rPr>
        <w:t xml:space="preserve">: </w:t>
      </w:r>
      <w:r w:rsidR="00E723B8" w:rsidRPr="0032089C">
        <w:rPr>
          <w:lang w:val="en-US"/>
        </w:rPr>
        <w:t>what random values are used to generate the image</w:t>
      </w:r>
    </w:p>
    <w:p w14:paraId="74B69F0F" w14:textId="4FCB8FCE" w:rsidR="00E723B8" w:rsidRPr="0032089C" w:rsidRDefault="00D22FC1" w:rsidP="0032089C">
      <w:pPr>
        <w:pStyle w:val="ListParagraph"/>
        <w:numPr>
          <w:ilvl w:val="0"/>
          <w:numId w:val="8"/>
        </w:numPr>
        <w:rPr>
          <w:lang w:val="en-US"/>
        </w:rPr>
      </w:pPr>
      <w:proofErr w:type="spellStart"/>
      <w:r w:rsidRPr="0032089C">
        <w:rPr>
          <w:b/>
          <w:bCs/>
          <w:lang w:val="en-US"/>
        </w:rPr>
        <w:t>disable_safety_checker</w:t>
      </w:r>
      <w:proofErr w:type="spellEnd"/>
      <w:r w:rsidRPr="0032089C">
        <w:rPr>
          <w:lang w:val="en-US"/>
        </w:rPr>
        <w:t xml:space="preserve">: </w:t>
      </w:r>
      <w:r w:rsidR="00655FEC" w:rsidRPr="0032089C">
        <w:rPr>
          <w:lang w:val="en-US"/>
        </w:rPr>
        <w:t>enables generation of nsfw content</w:t>
      </w:r>
    </w:p>
    <w:p w14:paraId="08A88114" w14:textId="3410B103" w:rsidR="00056901" w:rsidRPr="005748F1" w:rsidRDefault="00056901" w:rsidP="00056901">
      <w:pPr>
        <w:pStyle w:val="Heading2"/>
        <w:rPr>
          <w:lang w:val="en-US"/>
        </w:rPr>
      </w:pPr>
      <w:bookmarkStart w:id="12" w:name="_Toc187000216"/>
      <w:r w:rsidRPr="005748F1">
        <w:rPr>
          <w:lang w:val="en-US"/>
        </w:rPr>
        <w:t>Display</w:t>
      </w:r>
      <w:bookmarkEnd w:id="12"/>
    </w:p>
    <w:p w14:paraId="16068D69" w14:textId="1EC51FBD" w:rsidR="00956451" w:rsidRPr="00956451" w:rsidRDefault="00956451" w:rsidP="00956451">
      <w:pPr>
        <w:rPr>
          <w:lang w:val="en-US"/>
        </w:rPr>
      </w:pPr>
      <w:r>
        <w:rPr>
          <w:lang w:val="en-US"/>
        </w:rPr>
        <w:t xml:space="preserve">Once the image is generated </w:t>
      </w:r>
      <w:r w:rsidR="00BE1DE2">
        <w:rPr>
          <w:lang w:val="en-US"/>
        </w:rPr>
        <w:t>it should be displayed in discord.</w:t>
      </w:r>
      <w:r>
        <w:rPr>
          <w:lang w:val="en-US"/>
        </w:rPr>
        <w:t xml:space="preserve"> </w:t>
      </w:r>
      <w:r w:rsidR="00745192">
        <w:rPr>
          <w:lang w:val="en-US"/>
        </w:rPr>
        <w:t xml:space="preserve">Using </w:t>
      </w:r>
      <w:proofErr w:type="spellStart"/>
      <w:r w:rsidR="00745192">
        <w:rPr>
          <w:lang w:val="en-US"/>
        </w:rPr>
        <w:t>pycord</w:t>
      </w:r>
      <w:proofErr w:type="spellEnd"/>
      <w:r w:rsidR="00745192">
        <w:rPr>
          <w:lang w:val="en-US"/>
        </w:rPr>
        <w:t xml:space="preserve"> this can be accomplished by sending the image as a file attachment</w:t>
      </w:r>
      <w:r w:rsidR="00DD0045">
        <w:rPr>
          <w:lang w:val="en-US"/>
        </w:rPr>
        <w:t xml:space="preserve"> </w:t>
      </w:r>
      <w:r w:rsidR="00E145DB">
        <w:rPr>
          <w:lang w:val="en-US"/>
        </w:rPr>
        <w:t>to</w:t>
      </w:r>
      <w:r w:rsidR="00DD0045">
        <w:rPr>
          <w:lang w:val="en-US"/>
        </w:rPr>
        <w:t xml:space="preserve"> a text channel.</w:t>
      </w:r>
      <w:r w:rsidR="00745192">
        <w:rPr>
          <w:lang w:val="en-US"/>
        </w:rPr>
        <w:t xml:space="preserve"> </w:t>
      </w:r>
      <w:r w:rsidR="00A83585">
        <w:rPr>
          <w:lang w:val="en-US"/>
        </w:rPr>
        <w:t xml:space="preserve">As text channel the </w:t>
      </w:r>
      <w:r w:rsidR="00405110">
        <w:rPr>
          <w:lang w:val="en-US"/>
        </w:rPr>
        <w:t xml:space="preserve">channel from where the </w:t>
      </w:r>
      <w:proofErr w:type="spellStart"/>
      <w:r w:rsidR="00405110">
        <w:rPr>
          <w:lang w:val="en-US"/>
        </w:rPr>
        <w:t>start_recording</w:t>
      </w:r>
      <w:proofErr w:type="spellEnd"/>
      <w:r w:rsidR="00405110">
        <w:rPr>
          <w:lang w:val="en-US"/>
        </w:rPr>
        <w:t xml:space="preserve"> command was sent is used.</w:t>
      </w:r>
    </w:p>
    <w:p w14:paraId="2652F9DC" w14:textId="25FCC357" w:rsidR="00D45C82" w:rsidRPr="0061742E" w:rsidRDefault="002B2B75" w:rsidP="00D45C82">
      <w:pPr>
        <w:pStyle w:val="Heading1"/>
        <w:rPr>
          <w:lang w:val="en-US"/>
        </w:rPr>
      </w:pPr>
      <w:bookmarkStart w:id="13" w:name="_Toc187000217"/>
      <w:r w:rsidRPr="0061742E">
        <w:rPr>
          <w:lang w:val="en-US"/>
        </w:rPr>
        <w:t>Result</w:t>
      </w:r>
      <w:r w:rsidR="00E90A56" w:rsidRPr="0061742E">
        <w:rPr>
          <w:lang w:val="en-US"/>
        </w:rPr>
        <w:t>s</w:t>
      </w:r>
      <w:bookmarkEnd w:id="13"/>
    </w:p>
    <w:p w14:paraId="4C5AD21A" w14:textId="1B9106A9" w:rsidR="00487F01" w:rsidRPr="00487F01" w:rsidRDefault="00A13F35" w:rsidP="00487F01">
      <w:pPr>
        <w:rPr>
          <w:lang w:val="en-US"/>
        </w:rPr>
      </w:pPr>
      <w:r>
        <w:rPr>
          <w:lang w:val="en-US"/>
        </w:rPr>
        <w:t>The following</w:t>
      </w:r>
      <w:r w:rsidR="002225CF">
        <w:rPr>
          <w:lang w:val="en-US"/>
        </w:rPr>
        <w:t xml:space="preserve"> are</w:t>
      </w:r>
      <w:r w:rsidR="00E42A21">
        <w:rPr>
          <w:lang w:val="en-US"/>
        </w:rPr>
        <w:t xml:space="preserve"> </w:t>
      </w:r>
      <w:r w:rsidR="005836B5">
        <w:rPr>
          <w:lang w:val="en-US"/>
        </w:rPr>
        <w:t xml:space="preserve">the results </w:t>
      </w:r>
      <w:r w:rsidR="002225CF">
        <w:rPr>
          <w:lang w:val="en-US"/>
        </w:rPr>
        <w:t>of</w:t>
      </w:r>
      <w:r w:rsidR="005836B5">
        <w:rPr>
          <w:lang w:val="en-US"/>
        </w:rPr>
        <w:t xml:space="preserve"> a very short </w:t>
      </w:r>
      <w:r w:rsidR="002225CF">
        <w:rPr>
          <w:lang w:val="en-US"/>
        </w:rPr>
        <w:t xml:space="preserve">session. </w:t>
      </w:r>
      <w:r w:rsidR="00D35927">
        <w:rPr>
          <w:lang w:val="en-US"/>
        </w:rPr>
        <w:t>For the g</w:t>
      </w:r>
      <w:r w:rsidR="004A3BBC">
        <w:rPr>
          <w:lang w:val="en-US"/>
        </w:rPr>
        <w:t xml:space="preserve">iven the </w:t>
      </w:r>
      <w:r w:rsidR="00163CB1">
        <w:rPr>
          <w:lang w:val="en-US"/>
        </w:rPr>
        <w:t>transcription</w:t>
      </w:r>
      <w:r w:rsidR="00F67DAE">
        <w:rPr>
          <w:lang w:val="en-US"/>
        </w:rPr>
        <w:t xml:space="preserve">s </w:t>
      </w:r>
      <w:r w:rsidR="00D35927">
        <w:rPr>
          <w:lang w:val="en-US"/>
        </w:rPr>
        <w:t xml:space="preserve">the corresponding images were generated. </w:t>
      </w:r>
      <w:r w:rsidR="00377479">
        <w:rPr>
          <w:lang w:val="en-US"/>
        </w:rPr>
        <w:t xml:space="preserve">For the session the </w:t>
      </w:r>
      <w:r w:rsidR="00F2475C">
        <w:rPr>
          <w:lang w:val="en-US"/>
        </w:rPr>
        <w:t xml:space="preserve">recording length was set to </w:t>
      </w:r>
      <w:r w:rsidR="008C7DE8" w:rsidRPr="008C7DE8">
        <w:rPr>
          <w:lang w:val="en-US"/>
        </w:rPr>
        <w:t>30</w:t>
      </w:r>
      <w:r w:rsidR="008C7DE8">
        <w:rPr>
          <w:lang w:val="en-US"/>
        </w:rPr>
        <w:t xml:space="preserve"> seconds</w:t>
      </w:r>
      <w:r w:rsidR="00C0441B">
        <w:rPr>
          <w:lang w:val="en-US"/>
        </w:rPr>
        <w:t>,</w:t>
      </w:r>
      <w:r w:rsidR="00F2475C" w:rsidRPr="008C7DE8">
        <w:rPr>
          <w:lang w:val="en-US"/>
        </w:rPr>
        <w:t xml:space="preserve"> </w:t>
      </w:r>
      <w:r w:rsidR="00F2475C">
        <w:rPr>
          <w:lang w:val="en-US"/>
        </w:rPr>
        <w:t xml:space="preserve">and </w:t>
      </w:r>
      <w:r w:rsidR="00D538F1">
        <w:rPr>
          <w:lang w:val="en-US"/>
        </w:rPr>
        <w:t>the provided context</w:t>
      </w:r>
      <w:r w:rsidR="000F2019">
        <w:rPr>
          <w:lang w:val="en-US"/>
        </w:rPr>
        <w:t xml:space="preserve"> is in the </w:t>
      </w:r>
      <w:r w:rsidR="00BF5CF5">
        <w:rPr>
          <w:lang w:val="en-US"/>
        </w:rPr>
        <w:t>block below:</w:t>
      </w:r>
    </w:p>
    <w:tbl>
      <w:tblPr>
        <w:tblStyle w:val="TableGrid"/>
        <w:tblW w:w="0" w:type="auto"/>
        <w:tblLook w:val="04A0" w:firstRow="1" w:lastRow="0" w:firstColumn="1" w:lastColumn="0" w:noHBand="0" w:noVBand="1"/>
      </w:tblPr>
      <w:tblGrid>
        <w:gridCol w:w="9016"/>
      </w:tblGrid>
      <w:tr w:rsidR="00DD41F6" w14:paraId="6BE4E492" w14:textId="77777777" w:rsidTr="00DD41F6">
        <w:tc>
          <w:tcPr>
            <w:tcW w:w="9016" w:type="dxa"/>
          </w:tcPr>
          <w:p w14:paraId="5871C6CC" w14:textId="7E819ECE" w:rsidR="006C4F80" w:rsidRPr="006C4F80" w:rsidRDefault="006C4F80" w:rsidP="006C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4"/>
                <w:szCs w:val="14"/>
              </w:rPr>
            </w:pPr>
            <w:r w:rsidRPr="006C4F80">
              <w:rPr>
                <w:rFonts w:ascii="Courier New" w:eastAsia="Times New Roman" w:hAnsi="Courier New" w:cs="Courier New"/>
                <w:color w:val="0033B3"/>
                <w:sz w:val="14"/>
                <w:szCs w:val="14"/>
              </w:rPr>
              <w:t>CONTEXT</w:t>
            </w:r>
            <w:r w:rsidRPr="006C4F80">
              <w:rPr>
                <w:rFonts w:ascii="Courier New" w:eastAsia="Times New Roman" w:hAnsi="Courier New" w:cs="Courier New"/>
                <w:color w:val="080808"/>
                <w:sz w:val="14"/>
                <w:szCs w:val="14"/>
              </w:rPr>
              <w:t>=</w:t>
            </w:r>
            <w:r w:rsidRPr="006C4F80">
              <w:rPr>
                <w:rFonts w:ascii="Courier New" w:eastAsia="Times New Roman" w:hAnsi="Courier New" w:cs="Courier New"/>
                <w:color w:val="067D17"/>
                <w:sz w:val="14"/>
                <w:szCs w:val="14"/>
              </w:rPr>
              <w:t>"Context Prompt:</w:t>
            </w:r>
            <w:r w:rsidRPr="006C4F80">
              <w:rPr>
                <w:rFonts w:ascii="Courier New" w:eastAsia="Times New Roman" w:hAnsi="Courier New" w:cs="Courier New"/>
                <w:color w:val="067D17"/>
                <w:sz w:val="14"/>
                <w:szCs w:val="14"/>
              </w:rPr>
              <w:br/>
              <w:t xml:space="preserve">            You are tasked with creating detailed and descriptive prompts for an image generation model. These prompts will be based on input from a speech-to-text model and are intended to generate images for a Dungeons &amp; Dragons (D&amp;D) campaign.</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Guidelines for the Prompts:</w:t>
            </w:r>
            <w:r w:rsidRPr="006C4F80">
              <w:rPr>
                <w:rFonts w:ascii="Courier New" w:eastAsia="Times New Roman" w:hAnsi="Courier New" w:cs="Courier New"/>
                <w:color w:val="067D17"/>
                <w:sz w:val="14"/>
                <w:szCs w:val="14"/>
              </w:rPr>
              <w:br/>
              <w:t xml:space="preserve">            Input Format:</w:t>
            </w:r>
            <w:r w:rsidRPr="006C4F80">
              <w:rPr>
                <w:rFonts w:ascii="Courier New" w:eastAsia="Times New Roman" w:hAnsi="Courier New" w:cs="Courier New"/>
                <w:color w:val="067D17"/>
                <w:sz w:val="14"/>
                <w:szCs w:val="14"/>
              </w:rPr>
              <w:br/>
              <w:t xml:space="preserve">            The input will consist of dialogue tagged by speaker names. For example:</w:t>
            </w:r>
            <w:r w:rsidRPr="006C4F80">
              <w:rPr>
                <w:rFonts w:ascii="Courier New" w:eastAsia="Times New Roman" w:hAnsi="Courier New" w:cs="Courier New"/>
                <w:color w:val="067D17"/>
                <w:sz w:val="14"/>
                <w:szCs w:val="14"/>
              </w:rPr>
              <w:br/>
              <w:t xml:space="preserve">            speaker1: [Text]</w:t>
            </w:r>
            <w:r w:rsidRPr="006C4F80">
              <w:rPr>
                <w:rFonts w:ascii="Courier New" w:eastAsia="Times New Roman" w:hAnsi="Courier New" w:cs="Courier New"/>
                <w:color w:val="067D17"/>
                <w:sz w:val="14"/>
                <w:szCs w:val="14"/>
              </w:rPr>
              <w:br/>
              <w:t xml:space="preserve">            speaker2: [Text]</w:t>
            </w:r>
            <w:r w:rsidRPr="006C4F80">
              <w:rPr>
                <w:rFonts w:ascii="Courier New" w:eastAsia="Times New Roman" w:hAnsi="Courier New" w:cs="Courier New"/>
                <w:color w:val="067D17"/>
                <w:sz w:val="14"/>
                <w:szCs w:val="14"/>
              </w:rPr>
              <w:br/>
              <w:t xml:space="preserve">            Each speaker has a specific role in the campaign. Roles will be provided beforehand (e.g., Alex is the Dungeon Master, and </w:t>
            </w:r>
            <w:r w:rsidR="00F90632">
              <w:rPr>
                <w:rFonts w:ascii="Courier New" w:eastAsia="Times New Roman" w:hAnsi="Courier New" w:cs="Courier New"/>
                <w:color w:val="067D17"/>
                <w:sz w:val="14"/>
                <w:szCs w:val="14"/>
                <w:lang w:val="de-CH"/>
              </w:rPr>
              <w:t>Niric02</w:t>
            </w:r>
            <w:r w:rsidRPr="006C4F80">
              <w:rPr>
                <w:rFonts w:ascii="Courier New" w:eastAsia="Times New Roman" w:hAnsi="Courier New" w:cs="Courier New"/>
                <w:color w:val="067D17"/>
                <w:sz w:val="14"/>
                <w:szCs w:val="14"/>
              </w:rPr>
              <w:t xml:space="preserve"> is a player).</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Style:</w:t>
            </w:r>
            <w:r w:rsidRPr="006C4F80">
              <w:rPr>
                <w:rFonts w:ascii="Courier New" w:eastAsia="Times New Roman" w:hAnsi="Courier New" w:cs="Courier New"/>
                <w:color w:val="067D17"/>
                <w:sz w:val="14"/>
                <w:szCs w:val="14"/>
              </w:rPr>
              <w:br/>
              <w:t xml:space="preserve">            The images should have a comic or anime-style aesthetic. Make shure the style is alsways mentioned in the prompt. If in the transcription another style is specificly requested, change it to this new style.</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Setting:</w:t>
            </w:r>
            <w:r w:rsidRPr="006C4F80">
              <w:rPr>
                <w:rFonts w:ascii="Courier New" w:eastAsia="Times New Roman" w:hAnsi="Courier New" w:cs="Courier New"/>
                <w:color w:val="067D17"/>
                <w:sz w:val="14"/>
                <w:szCs w:val="14"/>
              </w:rPr>
              <w:br/>
              <w:t xml:space="preserve">            Focus on a medieval fantasy theme consistent with D&amp;D lore. Avoid elements that break the medieval setting unless explicitly specified. Try to avoid NSFW content in the prompt.</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Roles:</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Dungeon Master (DM): Responsible for storytelling, settings, and NPCs. Use their input to create prompts for environments, non-player characters (NPCs), and overarching scenarios.</w:t>
            </w:r>
            <w:r w:rsidRPr="006C4F80">
              <w:rPr>
                <w:rFonts w:ascii="Courier New" w:eastAsia="Times New Roman" w:hAnsi="Courier New" w:cs="Courier New"/>
                <w:color w:val="067D17"/>
                <w:sz w:val="14"/>
                <w:szCs w:val="14"/>
              </w:rPr>
              <w:br/>
              <w:t xml:space="preserve">            Players: Each player controls a character. Use their input to create prompts for character designs, actions, and personal items (e.g., weapons, clothing).</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Balthasar : Niric02</w:t>
            </w:r>
            <w:r w:rsidRPr="006C4F80">
              <w:rPr>
                <w:rFonts w:ascii="Courier New" w:eastAsia="Times New Roman" w:hAnsi="Courier New" w:cs="Courier New"/>
                <w:color w:val="067D17"/>
                <w:sz w:val="14"/>
                <w:szCs w:val="14"/>
              </w:rPr>
              <w:br/>
              <w:t xml:space="preserve">            Ali : Alex.Ander</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Character Descriptions:</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Ali: [</w:t>
            </w:r>
            <w:r w:rsidRPr="006C4F80">
              <w:rPr>
                <w:rFonts w:ascii="Courier New" w:eastAsia="Times New Roman" w:hAnsi="Courier New" w:cs="Courier New"/>
                <w:color w:val="067D17"/>
                <w:sz w:val="14"/>
                <w:szCs w:val="14"/>
              </w:rPr>
              <w:br/>
              <w:t xml:space="preserve">                Appearance: Ali stands at an average height for a half-elf, with sharp, angular features that highlight their dual heritage. Their slightly pointed ears peek out from beneath waves of auburn hair tied loosely at the nape of their neck. Emerald green eyes, flecked with gold, are framed by long lashes, giving an air of intensity and warmth. Ali's skin is a warm olive tone, marked with faint scars from years of combat. They wear practical but well-fitted leather armor reinforced with plates over vital areas, and a flowing green cloak with silver embroidery that symbolizes their elven lineage. A simple braided cord around their wrist hints at a sentimental keepsake.</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Equipment: Ali wields a finely crafted longsword with a gilded hilt and elven runes etched along the blade, paired with a sturdy round shield that bears the crest of their human family. A pair of throwing knives is tucked into their belt, along with a compact crossbow slung over their back. A weathered satchel at their hip carries rations, a healing potion, and a book of tactics.</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Mood/Expression: Ali exudes confidence and determination, with a steady, watchful gaze that hints at their years of training and experience. They are quick to offer a reassuring smile to allies but wear a focused, almost stern expression in moments of tension. Beneath their strong exterior is a subtle vulnerability that shows in fleeting moments of solitude.</w:t>
            </w:r>
            <w:r w:rsidRPr="006C4F80">
              <w:rPr>
                <w:rFonts w:ascii="Courier New" w:eastAsia="Times New Roman" w:hAnsi="Courier New" w:cs="Courier New"/>
                <w:color w:val="067D17"/>
                <w:sz w:val="14"/>
                <w:szCs w:val="14"/>
              </w:rPr>
              <w:br/>
              <w:t xml:space="preserve">                ]</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Baltasar: [</w:t>
            </w:r>
            <w:r w:rsidRPr="006C4F80">
              <w:rPr>
                <w:rFonts w:ascii="Courier New" w:eastAsia="Times New Roman" w:hAnsi="Courier New" w:cs="Courier New"/>
                <w:color w:val="067D17"/>
                <w:sz w:val="14"/>
                <w:szCs w:val="14"/>
              </w:rPr>
              <w:br/>
              <w:t xml:space="preserve">                Appearance: Baltasar is lean and wiry, with an athletic build that speaks to a life of swift escapes and shadowy endeavors. His face is sharp, with high cheekbones, a perpetual five o'clock shadow, and piercing gray eyes that seem to analyze everything around him. His black hair is cropped short, though a few errant strands always escape, giving him a slightly unkempt look. Baltasar dresses in dark, form-fitting clothing designed for silent movement: a black leather vest over a dark gray tunic, paired with reinforced boots and fingerless gloves. A dark scarf is often wrapped around his neck and lower face for anonymity.</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Equipment: Baltasar's weapons of choice are a pair of sleek daggers, one with a wicked curve and the other straight-edged for versatility. A compact shortbow rests across his back, with a quiver cleverly hidden under his cloak. Numerous pouches and hidden compartments on his person carry lockpicks, a vial of poison, a grappling hook, and smoke pellets. A silver locket tucked into his tunic holds a faded portrait, its significance known only to him.</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Mood/Expression: Baltasar carries an air of quiet self-assurance, often masking his thoughts behind a sly smirk or an expressionless façade. His movements are calculated and cat-like, blending seamlessly into the shadows. Though often aloof and guarded, there’s a spark of mischief in his eyes, hinting at a clever and roguish sense of humor. Baltasar's demeanor can shift in an instant, from charmingly disarming to coldly professional, depending on the situation.</w:t>
            </w:r>
            <w:r w:rsidRPr="006C4F80">
              <w:rPr>
                <w:rFonts w:ascii="Courier New" w:eastAsia="Times New Roman" w:hAnsi="Courier New" w:cs="Courier New"/>
                <w:color w:val="067D17"/>
                <w:sz w:val="14"/>
                <w:szCs w:val="14"/>
              </w:rPr>
              <w:br/>
              <w:t xml:space="preserve">                ]</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Output:</w:t>
            </w:r>
            <w:r w:rsidRPr="006C4F80">
              <w:rPr>
                <w:rFonts w:ascii="Courier New" w:eastAsia="Times New Roman" w:hAnsi="Courier New" w:cs="Courier New"/>
                <w:color w:val="067D17"/>
                <w:sz w:val="14"/>
                <w:szCs w:val="14"/>
              </w:rPr>
              <w:br/>
              <w:t xml:space="preserve">            Provide only the image generation prompt. Do not include explanations or additional text.</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Prior Prompts:</w:t>
            </w:r>
            <w:r w:rsidRPr="006C4F80">
              <w:rPr>
                <w:rFonts w:ascii="Courier New" w:eastAsia="Times New Roman" w:hAnsi="Courier New" w:cs="Courier New"/>
                <w:color w:val="067D17"/>
                <w:sz w:val="14"/>
                <w:szCs w:val="14"/>
              </w:rPr>
              <w:br/>
              <w:t xml:space="preserve">            You also get prior inputs and prompts as a context input. Use these to iterate the imageprompt and use it for consistency.</w:t>
            </w:r>
            <w:r w:rsidRPr="006C4F80">
              <w:rPr>
                <w:rFonts w:ascii="Courier New" w:eastAsia="Times New Roman" w:hAnsi="Courier New" w:cs="Courier New"/>
                <w:color w:val="067D17"/>
                <w:sz w:val="14"/>
                <w:szCs w:val="14"/>
              </w:rPr>
              <w:br/>
              <w:t xml:space="preserve">            Also Prioritize the new input so when changes to characters are describes, to apply these to the old context.</w:t>
            </w:r>
            <w:r w:rsidRPr="006C4F80">
              <w:rPr>
                <w:rFonts w:ascii="Courier New" w:eastAsia="Times New Roman" w:hAnsi="Courier New" w:cs="Courier New"/>
                <w:color w:val="067D17"/>
                <w:sz w:val="14"/>
                <w:szCs w:val="14"/>
              </w:rPr>
              <w:br/>
              <w:t xml:space="preserve">            But also try to keep prior characters consistent. If the new input doesn't follow the story, or changes the scene, try to carry over the characters and ignore tech talk.</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Direct Instructions:</w:t>
            </w:r>
            <w:r w:rsidRPr="006C4F80">
              <w:rPr>
                <w:rFonts w:ascii="Courier New" w:eastAsia="Times New Roman" w:hAnsi="Courier New" w:cs="Courier New"/>
                <w:color w:val="067D17"/>
                <w:sz w:val="14"/>
                <w:szCs w:val="14"/>
              </w:rPr>
              <w:br/>
              <w:t xml:space="preserve">            The Users may give you direct verbal instructions. if this is the case, try to incorporate these instructions into your future prompts.</w:t>
            </w:r>
            <w:r w:rsidRPr="006C4F80">
              <w:rPr>
                <w:rFonts w:ascii="Courier New" w:eastAsia="Times New Roman" w:hAnsi="Courier New" w:cs="Courier New"/>
                <w:color w:val="067D17"/>
                <w:sz w:val="14"/>
                <w:szCs w:val="14"/>
              </w:rPr>
              <w:br/>
              <w:t xml:space="preserve">            These instructions may follow the following structure:</w:t>
            </w:r>
            <w:r w:rsidRPr="006C4F80">
              <w:rPr>
                <w:rFonts w:ascii="Courier New" w:eastAsia="Times New Roman" w:hAnsi="Courier New" w:cs="Courier New"/>
                <w:color w:val="067D17"/>
                <w:sz w:val="14"/>
                <w:szCs w:val="14"/>
              </w:rPr>
              <w:br/>
              <w:t xml:space="preserve">            'llama, do this and that'</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Output Structure:</w:t>
            </w:r>
            <w:r w:rsidRPr="006C4F80">
              <w:rPr>
                <w:rFonts w:ascii="Courier New" w:eastAsia="Times New Roman" w:hAnsi="Courier New" w:cs="Courier New"/>
                <w:color w:val="067D17"/>
                <w:sz w:val="14"/>
                <w:szCs w:val="14"/>
              </w:rPr>
              <w:br/>
              <w:t xml:space="preserve">            Your output should follow this structured format:</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Scene Description:</w:t>
            </w:r>
            <w:r w:rsidRPr="006C4F80">
              <w:rPr>
                <w:rFonts w:ascii="Courier New" w:eastAsia="Times New Roman" w:hAnsi="Courier New" w:cs="Courier New"/>
                <w:color w:val="067D17"/>
                <w:sz w:val="14"/>
                <w:szCs w:val="14"/>
              </w:rPr>
              <w:br/>
              <w:t xml:space="preserve">            A brief overview of the environment or setting, focusing on its atmosphere and notable features.</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Character Appearance:</w:t>
            </w:r>
            <w:r w:rsidRPr="006C4F80">
              <w:rPr>
                <w:rFonts w:ascii="Courier New" w:eastAsia="Times New Roman" w:hAnsi="Courier New" w:cs="Courier New"/>
                <w:color w:val="067D17"/>
                <w:sz w:val="14"/>
                <w:szCs w:val="14"/>
              </w:rPr>
              <w:br/>
              <w:t xml:space="preserve">            Give a detailed description of the character and try to use prvious prompts to keep the character appearance constistent between prompts.</w:t>
            </w:r>
            <w:r w:rsidRPr="006C4F80">
              <w:rPr>
                <w:rFonts w:ascii="Courier New" w:eastAsia="Times New Roman" w:hAnsi="Courier New" w:cs="Courier New"/>
                <w:color w:val="067D17"/>
                <w:sz w:val="14"/>
                <w:szCs w:val="14"/>
              </w:rPr>
              <w:br/>
              <w:t xml:space="preserve">            You can use the parts of the context with the character description of the players. make shure they are in all prompts and that this part is mainly physical appearance.</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Character Descriptions:</w:t>
            </w:r>
            <w:r w:rsidRPr="006C4F80">
              <w:rPr>
                <w:rFonts w:ascii="Courier New" w:eastAsia="Times New Roman" w:hAnsi="Courier New" w:cs="Courier New"/>
                <w:color w:val="067D17"/>
                <w:sz w:val="14"/>
                <w:szCs w:val="14"/>
              </w:rPr>
              <w:br/>
              <w:t xml:space="preserve">            Provide detailed descriptions for each character in the scene, including their appearance, equipment, and overall demeanor.</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Character Actions:</w:t>
            </w:r>
            <w:r w:rsidRPr="006C4F80">
              <w:rPr>
                <w:rFonts w:ascii="Courier New" w:eastAsia="Times New Roman" w:hAnsi="Courier New" w:cs="Courier New"/>
                <w:color w:val="067D17"/>
                <w:sz w:val="14"/>
                <w:szCs w:val="14"/>
              </w:rPr>
              <w:br/>
              <w:t xml:space="preserve">            Specify what each character is doing and how they are interacting with their surroundings or other characters.</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Focus:</w:t>
            </w:r>
            <w:r w:rsidRPr="006C4F80">
              <w:rPr>
                <w:rFonts w:ascii="Courier New" w:eastAsia="Times New Roman" w:hAnsi="Courier New" w:cs="Courier New"/>
                <w:color w:val="067D17"/>
                <w:sz w:val="14"/>
                <w:szCs w:val="14"/>
              </w:rPr>
              <w:br/>
              <w:t xml:space="preserve">            Highlight the central element of the image. This could be a specific character, action, or dramatic feature of the environment.</w:t>
            </w:r>
            <w:r w:rsidRPr="006C4F80">
              <w:rPr>
                <w:rFonts w:ascii="Courier New" w:eastAsia="Times New Roman" w:hAnsi="Courier New" w:cs="Courier New"/>
                <w:color w:val="067D17"/>
                <w:sz w:val="14"/>
                <w:szCs w:val="14"/>
              </w:rPr>
              <w:br/>
            </w:r>
            <w:r w:rsidRPr="006C4F80">
              <w:rPr>
                <w:rFonts w:ascii="Courier New" w:eastAsia="Times New Roman" w:hAnsi="Courier New" w:cs="Courier New"/>
                <w:color w:val="067D17"/>
                <w:sz w:val="14"/>
                <w:szCs w:val="14"/>
              </w:rPr>
              <w:br/>
              <w:t xml:space="preserve">            Your goal is to interpret the dialogue and roles accurately to create vivid, creative prompts that enhance the visual storytelling of the campaign."</w:t>
            </w:r>
          </w:p>
          <w:p w14:paraId="11FE8299" w14:textId="77777777" w:rsidR="00DD41F6" w:rsidRPr="006C4F80" w:rsidRDefault="00DD41F6" w:rsidP="00487F01"/>
        </w:tc>
      </w:tr>
    </w:tbl>
    <w:p w14:paraId="7708FDF6" w14:textId="4AAC1297" w:rsidR="004D52CD" w:rsidRDefault="00AE7BEB" w:rsidP="00487F01">
      <w:pPr>
        <w:rPr>
          <w:lang w:val="en-US"/>
        </w:rPr>
      </w:pPr>
      <w:r>
        <w:rPr>
          <w:lang w:val="en-US"/>
        </w:rPr>
        <w:t>This resulted in the following Transcription</w:t>
      </w:r>
      <w:r w:rsidR="00360917">
        <w:rPr>
          <w:lang w:val="en-US"/>
        </w:rPr>
        <w:t>s</w:t>
      </w:r>
      <w:r>
        <w:rPr>
          <w:lang w:val="en-US"/>
        </w:rPr>
        <w:t xml:space="preserve"> and Pictures:</w:t>
      </w:r>
    </w:p>
    <w:tbl>
      <w:tblPr>
        <w:tblStyle w:val="TableGrid"/>
        <w:tblW w:w="0" w:type="auto"/>
        <w:tblLook w:val="04A0" w:firstRow="1" w:lastRow="0" w:firstColumn="1" w:lastColumn="0" w:noHBand="0" w:noVBand="1"/>
      </w:tblPr>
      <w:tblGrid>
        <w:gridCol w:w="2830"/>
        <w:gridCol w:w="6186"/>
      </w:tblGrid>
      <w:tr w:rsidR="003D1A58" w14:paraId="236DAB4B" w14:textId="77777777" w:rsidTr="00A32446">
        <w:tc>
          <w:tcPr>
            <w:tcW w:w="3005" w:type="dxa"/>
          </w:tcPr>
          <w:p w14:paraId="7ACE2E70" w14:textId="77777777" w:rsidR="003D1A58" w:rsidRPr="00CC54E8" w:rsidRDefault="003D1A58" w:rsidP="00CC5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CC54E8">
              <w:rPr>
                <w:rFonts w:ascii="Courier New" w:eastAsia="Times New Roman" w:hAnsi="Courier New" w:cs="Courier New"/>
                <w:color w:val="080808"/>
                <w:sz w:val="20"/>
                <w:szCs w:val="20"/>
              </w:rPr>
              <w:t>Alex.Ander:  Me too. I'm drinking beer.</w:t>
            </w:r>
            <w:r w:rsidRPr="00CC54E8">
              <w:rPr>
                <w:rFonts w:ascii="Courier New" w:eastAsia="Times New Roman" w:hAnsi="Courier New" w:cs="Courier New"/>
                <w:color w:val="080808"/>
                <w:sz w:val="20"/>
                <w:szCs w:val="20"/>
              </w:rPr>
              <w:br/>
              <w:t>Niric02:  So I'm sitting in a pub at the bar on the bar stool.</w:t>
            </w:r>
            <w:r w:rsidRPr="00CC54E8">
              <w:rPr>
                <w:rFonts w:ascii="Courier New" w:eastAsia="Times New Roman" w:hAnsi="Courier New" w:cs="Courier New"/>
                <w:color w:val="080808"/>
                <w:sz w:val="20"/>
                <w:szCs w:val="20"/>
              </w:rPr>
              <w:br/>
              <w:t>Alex.Ander:  And talking.</w:t>
            </w:r>
            <w:r w:rsidRPr="00CC54E8">
              <w:rPr>
                <w:rFonts w:ascii="Courier New" w:eastAsia="Times New Roman" w:hAnsi="Courier New" w:cs="Courier New"/>
                <w:color w:val="080808"/>
                <w:sz w:val="20"/>
                <w:szCs w:val="20"/>
              </w:rPr>
              <w:br/>
              <w:t>Niric02:  Next to me sits Ali. I'm having a drink at the moment. I drink a fancy cocktail with Umbrella in it.</w:t>
            </w:r>
            <w:r w:rsidRPr="00CC54E8">
              <w:rPr>
                <w:rFonts w:ascii="Courier New" w:eastAsia="Times New Roman" w:hAnsi="Courier New" w:cs="Courier New"/>
                <w:color w:val="080808"/>
                <w:sz w:val="20"/>
                <w:szCs w:val="20"/>
              </w:rPr>
              <w:br/>
              <w:t>Alex.Ander:  Oh my god. When the fucking boar attacked us.</w:t>
            </w:r>
            <w:r w:rsidRPr="00CC54E8">
              <w:rPr>
                <w:rFonts w:ascii="Courier New" w:eastAsia="Times New Roman" w:hAnsi="Courier New" w:cs="Courier New"/>
                <w:color w:val="080808"/>
                <w:sz w:val="20"/>
                <w:szCs w:val="20"/>
              </w:rPr>
              <w:br/>
              <w:t>Niric02:  And yeah, we're talking about how fun the last adventure was. And in the...</w:t>
            </w:r>
          </w:p>
          <w:p w14:paraId="64566524" w14:textId="77777777" w:rsidR="003D1A58" w:rsidRDefault="003D1A58" w:rsidP="00487F01">
            <w:pPr>
              <w:rPr>
                <w:lang w:val="en-US"/>
              </w:rPr>
            </w:pPr>
          </w:p>
        </w:tc>
        <w:tc>
          <w:tcPr>
            <w:tcW w:w="3006" w:type="dxa"/>
          </w:tcPr>
          <w:p w14:paraId="15BD8A41" w14:textId="7006075B" w:rsidR="003D1A58" w:rsidRDefault="00D33930" w:rsidP="00487F01">
            <w:pPr>
              <w:rPr>
                <w:lang w:val="en-US"/>
              </w:rPr>
            </w:pPr>
            <w:r>
              <w:rPr>
                <w:noProof/>
              </w:rPr>
              <w:drawing>
                <wp:inline distT="0" distB="0" distL="0" distR="0" wp14:anchorId="057F0D5D" wp14:editId="5133AD64">
                  <wp:extent cx="3788727" cy="2592000"/>
                  <wp:effectExtent l="0" t="0" r="2540" b="0"/>
                  <wp:docPr id="1086377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727" cy="2592000"/>
                          </a:xfrm>
                          <a:prstGeom prst="rect">
                            <a:avLst/>
                          </a:prstGeom>
                          <a:noFill/>
                          <a:ln>
                            <a:noFill/>
                          </a:ln>
                        </pic:spPr>
                      </pic:pic>
                    </a:graphicData>
                  </a:graphic>
                </wp:inline>
              </w:drawing>
            </w:r>
          </w:p>
        </w:tc>
      </w:tr>
      <w:tr w:rsidR="003D1A58" w14:paraId="164761AA" w14:textId="77777777" w:rsidTr="00A32446">
        <w:tc>
          <w:tcPr>
            <w:tcW w:w="3005" w:type="dxa"/>
          </w:tcPr>
          <w:p w14:paraId="5CF14260" w14:textId="77777777" w:rsidR="007E7925" w:rsidRPr="007E7925" w:rsidRDefault="007E7925" w:rsidP="007E7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7E7925">
              <w:rPr>
                <w:rFonts w:ascii="Courier New" w:eastAsia="Times New Roman" w:hAnsi="Courier New" w:cs="Courier New"/>
                <w:color w:val="080808"/>
                <w:sz w:val="20"/>
                <w:szCs w:val="20"/>
              </w:rPr>
              <w:t>Alex.Ander:  Yeah, well, I think we both did our parts.</w:t>
            </w:r>
            <w:r w:rsidRPr="007E7925">
              <w:rPr>
                <w:rFonts w:ascii="Courier New" w:eastAsia="Times New Roman" w:hAnsi="Courier New" w:cs="Courier New"/>
                <w:color w:val="080808"/>
                <w:sz w:val="20"/>
                <w:szCs w:val="20"/>
              </w:rPr>
              <w:br/>
              <w:t>Niric02:  Yeah, that was fun. But yeah, you were way better than me in handling the boar. I just ran and hide all the time. Yeah, sure. Oh, I did a lot of damage, to be fair. Just... yeah, because I didn't have to run, because you still use your ground.</w:t>
            </w:r>
            <w:r w:rsidRPr="007E7925">
              <w:rPr>
                <w:rFonts w:ascii="Courier New" w:eastAsia="Times New Roman" w:hAnsi="Courier New" w:cs="Courier New"/>
                <w:color w:val="080808"/>
                <w:sz w:val="20"/>
                <w:szCs w:val="20"/>
              </w:rPr>
              <w:br/>
              <w:t>Alex.Ander:  Oh.</w:t>
            </w:r>
          </w:p>
          <w:p w14:paraId="41512141" w14:textId="77777777" w:rsidR="003D1A58" w:rsidRDefault="003D1A58" w:rsidP="00487F01">
            <w:pPr>
              <w:rPr>
                <w:lang w:val="en-US"/>
              </w:rPr>
            </w:pPr>
          </w:p>
        </w:tc>
        <w:tc>
          <w:tcPr>
            <w:tcW w:w="3006" w:type="dxa"/>
          </w:tcPr>
          <w:p w14:paraId="1B79448C" w14:textId="2DFA1ACB" w:rsidR="003D1A58" w:rsidRDefault="00B176E1" w:rsidP="00487F01">
            <w:pPr>
              <w:rPr>
                <w:lang w:val="en-US"/>
              </w:rPr>
            </w:pPr>
            <w:r>
              <w:rPr>
                <w:noProof/>
              </w:rPr>
              <w:drawing>
                <wp:inline distT="0" distB="0" distL="0" distR="0" wp14:anchorId="2DD470CB" wp14:editId="0902F312">
                  <wp:extent cx="3788728" cy="2592000"/>
                  <wp:effectExtent l="0" t="0" r="2540" b="0"/>
                  <wp:docPr id="19266144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8728" cy="2592000"/>
                          </a:xfrm>
                          <a:prstGeom prst="rect">
                            <a:avLst/>
                          </a:prstGeom>
                          <a:noFill/>
                          <a:ln>
                            <a:noFill/>
                          </a:ln>
                        </pic:spPr>
                      </pic:pic>
                    </a:graphicData>
                  </a:graphic>
                </wp:inline>
              </w:drawing>
            </w:r>
          </w:p>
        </w:tc>
      </w:tr>
      <w:tr w:rsidR="003D1A58" w14:paraId="53449E96" w14:textId="77777777" w:rsidTr="00A32446">
        <w:tc>
          <w:tcPr>
            <w:tcW w:w="3005" w:type="dxa"/>
          </w:tcPr>
          <w:p w14:paraId="24E30EED" w14:textId="77777777" w:rsidR="003C193C" w:rsidRPr="003C193C" w:rsidRDefault="003C193C" w:rsidP="003C1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3C193C">
              <w:rPr>
                <w:rFonts w:ascii="Courier New" w:eastAsia="Times New Roman" w:hAnsi="Courier New" w:cs="Courier New"/>
                <w:color w:val="080808"/>
                <w:sz w:val="20"/>
                <w:szCs w:val="20"/>
              </w:rPr>
              <w:t>Niric02:  Oh shit, there's a fucking boar over there.</w:t>
            </w:r>
            <w:r w:rsidRPr="003C193C">
              <w:rPr>
                <w:rFonts w:ascii="Courier New" w:eastAsia="Times New Roman" w:hAnsi="Courier New" w:cs="Courier New"/>
                <w:color w:val="080808"/>
                <w:sz w:val="20"/>
                <w:szCs w:val="20"/>
              </w:rPr>
              <w:br/>
              <w:t>Alex.Ander:  Oh, again?</w:t>
            </w:r>
            <w:r w:rsidRPr="003C193C">
              <w:rPr>
                <w:rFonts w:ascii="Courier New" w:eastAsia="Times New Roman" w:hAnsi="Courier New" w:cs="Courier New"/>
                <w:color w:val="080808"/>
                <w:sz w:val="20"/>
                <w:szCs w:val="20"/>
              </w:rPr>
              <w:br/>
              <w:t>Niric02:  Fast, stand your ground, I'm hiding.</w:t>
            </w:r>
            <w:r w:rsidRPr="003C193C">
              <w:rPr>
                <w:rFonts w:ascii="Courier New" w:eastAsia="Times New Roman" w:hAnsi="Courier New" w:cs="Courier New"/>
                <w:color w:val="080808"/>
                <w:sz w:val="20"/>
                <w:szCs w:val="20"/>
              </w:rPr>
              <w:br/>
              <w:t>Alex.Ander:  Come on.</w:t>
            </w:r>
            <w:r w:rsidRPr="003C193C">
              <w:rPr>
                <w:rFonts w:ascii="Courier New" w:eastAsia="Times New Roman" w:hAnsi="Courier New" w:cs="Courier New"/>
                <w:color w:val="080808"/>
                <w:sz w:val="20"/>
                <w:szCs w:val="20"/>
              </w:rPr>
              <w:br/>
              <w:t>Niric02:  And I go hide behind the tree.</w:t>
            </w:r>
            <w:r w:rsidRPr="003C193C">
              <w:rPr>
                <w:rFonts w:ascii="Courier New" w:eastAsia="Times New Roman" w:hAnsi="Courier New" w:cs="Courier New"/>
                <w:color w:val="080808"/>
                <w:sz w:val="20"/>
                <w:szCs w:val="20"/>
              </w:rPr>
              <w:br/>
              <w:t>Alex.Ander:  We did boar yesterday.</w:t>
            </w:r>
            <w:r w:rsidRPr="003C193C">
              <w:rPr>
                <w:rFonts w:ascii="Courier New" w:eastAsia="Times New Roman" w:hAnsi="Courier New" w:cs="Courier New"/>
                <w:color w:val="080808"/>
                <w:sz w:val="20"/>
                <w:szCs w:val="20"/>
              </w:rPr>
              <w:br/>
              <w:t>Niric02:  You can do it! You can do it, Oli!</w:t>
            </w:r>
            <w:r w:rsidRPr="003C193C">
              <w:rPr>
                <w:rFonts w:ascii="Courier New" w:eastAsia="Times New Roman" w:hAnsi="Courier New" w:cs="Courier New"/>
                <w:color w:val="080808"/>
                <w:sz w:val="20"/>
                <w:szCs w:val="20"/>
              </w:rPr>
              <w:br/>
              <w:t>Alex.Ander:  All right, I draw my swords. I draw my sword and stand steadfast in front of the boar.</w:t>
            </w:r>
            <w:r w:rsidRPr="003C193C">
              <w:rPr>
                <w:rFonts w:ascii="Courier New" w:eastAsia="Times New Roman" w:hAnsi="Courier New" w:cs="Courier New"/>
                <w:color w:val="080808"/>
                <w:sz w:val="20"/>
                <w:szCs w:val="20"/>
              </w:rPr>
              <w:br/>
              <w:t>Niric02:  Yeah, I draw my arrow and aim at the boar. No.</w:t>
            </w:r>
          </w:p>
          <w:p w14:paraId="4B7A7014" w14:textId="77777777" w:rsidR="003D1A58" w:rsidRDefault="003D1A58" w:rsidP="00487F01">
            <w:pPr>
              <w:rPr>
                <w:lang w:val="en-US"/>
              </w:rPr>
            </w:pPr>
          </w:p>
        </w:tc>
        <w:tc>
          <w:tcPr>
            <w:tcW w:w="3006" w:type="dxa"/>
          </w:tcPr>
          <w:p w14:paraId="01988576" w14:textId="2470A701" w:rsidR="003D1A58" w:rsidRDefault="00360917" w:rsidP="00487F01">
            <w:pPr>
              <w:rPr>
                <w:lang w:val="en-US"/>
              </w:rPr>
            </w:pPr>
            <w:r>
              <w:rPr>
                <w:noProof/>
              </w:rPr>
              <w:drawing>
                <wp:inline distT="0" distB="0" distL="0" distR="0" wp14:anchorId="6410ECFB" wp14:editId="25E12F1B">
                  <wp:extent cx="3788727" cy="2592000"/>
                  <wp:effectExtent l="0" t="0" r="2540" b="0"/>
                  <wp:docPr id="18699695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8727" cy="2592000"/>
                          </a:xfrm>
                          <a:prstGeom prst="rect">
                            <a:avLst/>
                          </a:prstGeom>
                          <a:noFill/>
                          <a:ln>
                            <a:noFill/>
                          </a:ln>
                        </pic:spPr>
                      </pic:pic>
                    </a:graphicData>
                  </a:graphic>
                </wp:inline>
              </w:drawing>
            </w:r>
          </w:p>
        </w:tc>
      </w:tr>
    </w:tbl>
    <w:p w14:paraId="1326A50E" w14:textId="37BB19A5" w:rsidR="00AE7BEB" w:rsidRPr="00487F01" w:rsidRDefault="000324E3" w:rsidP="00487F01">
      <w:pPr>
        <w:rPr>
          <w:lang w:val="en-US"/>
        </w:rPr>
      </w:pPr>
      <w:r>
        <w:rPr>
          <w:lang w:val="en-US"/>
        </w:rPr>
        <w:t xml:space="preserve">The full transcription and </w:t>
      </w:r>
      <w:r w:rsidR="007F013E">
        <w:rPr>
          <w:lang w:val="en-US"/>
        </w:rPr>
        <w:t xml:space="preserve">corresponding </w:t>
      </w:r>
      <w:r>
        <w:rPr>
          <w:lang w:val="en-US"/>
        </w:rPr>
        <w:t xml:space="preserve">images can be found in the </w:t>
      </w:r>
      <w:r w:rsidR="00D812DC">
        <w:rPr>
          <w:lang w:val="en-US"/>
        </w:rPr>
        <w:t>a</w:t>
      </w:r>
      <w:r>
        <w:rPr>
          <w:lang w:val="en-US"/>
        </w:rPr>
        <w:t>ttachments.</w:t>
      </w:r>
    </w:p>
    <w:p w14:paraId="1CE1E5C5" w14:textId="3C2F58DA" w:rsidR="00B70B30" w:rsidRPr="0061742E" w:rsidRDefault="00B70B30" w:rsidP="00B70B30">
      <w:pPr>
        <w:pStyle w:val="Heading1"/>
        <w:rPr>
          <w:lang w:val="en-US"/>
        </w:rPr>
      </w:pPr>
      <w:bookmarkStart w:id="14" w:name="_Toc187000218"/>
      <w:r w:rsidRPr="0061742E">
        <w:rPr>
          <w:lang w:val="en-US"/>
        </w:rPr>
        <w:t>Remaining Issues</w:t>
      </w:r>
      <w:r w:rsidR="00474712" w:rsidRPr="0061742E">
        <w:rPr>
          <w:lang w:val="en-US"/>
        </w:rPr>
        <w:t xml:space="preserve"> / Outlook</w:t>
      </w:r>
      <w:bookmarkEnd w:id="14"/>
    </w:p>
    <w:p w14:paraId="4CA21AC8" w14:textId="12B76B22" w:rsidR="009E3E82" w:rsidRDefault="00516395" w:rsidP="00516395">
      <w:pPr>
        <w:rPr>
          <w:lang w:val="en-US"/>
        </w:rPr>
      </w:pPr>
      <w:r>
        <w:rPr>
          <w:lang w:val="en-US"/>
        </w:rPr>
        <w:t>At the end of this project there are still</w:t>
      </w:r>
      <w:r w:rsidR="0073068E">
        <w:rPr>
          <w:lang w:val="en-US"/>
        </w:rPr>
        <w:t xml:space="preserve"> a few issues </w:t>
      </w:r>
      <w:r w:rsidR="0048159C">
        <w:rPr>
          <w:lang w:val="en-US"/>
        </w:rPr>
        <w:t>present.</w:t>
      </w:r>
      <w:r w:rsidR="00F22665">
        <w:rPr>
          <w:lang w:val="en-US"/>
        </w:rPr>
        <w:t xml:space="preserve"> The conversation ordering </w:t>
      </w:r>
      <w:r w:rsidR="00E166BD">
        <w:rPr>
          <w:lang w:val="en-US"/>
        </w:rPr>
        <w:t>in the speech to text part is inconsistent</w:t>
      </w:r>
      <w:r w:rsidR="00645C54">
        <w:rPr>
          <w:lang w:val="en-US"/>
        </w:rPr>
        <w:t>.</w:t>
      </w:r>
      <w:r w:rsidR="00E166BD">
        <w:rPr>
          <w:lang w:val="en-US"/>
        </w:rPr>
        <w:t xml:space="preserve"> </w:t>
      </w:r>
      <w:r w:rsidR="00645C54">
        <w:rPr>
          <w:lang w:val="en-US"/>
        </w:rPr>
        <w:t>W</w:t>
      </w:r>
      <w:r w:rsidR="00E166BD">
        <w:rPr>
          <w:lang w:val="en-US"/>
        </w:rPr>
        <w:t xml:space="preserve">hen a player remains silent </w:t>
      </w:r>
      <w:r w:rsidR="00202A37">
        <w:rPr>
          <w:lang w:val="en-US"/>
        </w:rPr>
        <w:t xml:space="preserve">in the initial part of a recording as </w:t>
      </w:r>
      <w:proofErr w:type="spellStart"/>
      <w:r w:rsidR="00734F03">
        <w:rPr>
          <w:lang w:val="en-US"/>
        </w:rPr>
        <w:t>pycord</w:t>
      </w:r>
      <w:proofErr w:type="spellEnd"/>
      <w:r w:rsidR="00734F03">
        <w:rPr>
          <w:lang w:val="en-US"/>
        </w:rPr>
        <w:t xml:space="preserve"> cuts the recording short. Due to this the timestamps from</w:t>
      </w:r>
      <w:r w:rsidR="001B5BE9">
        <w:rPr>
          <w:lang w:val="en-US"/>
        </w:rPr>
        <w:t xml:space="preserve"> whisper</w:t>
      </w:r>
      <w:r w:rsidR="00734F03">
        <w:rPr>
          <w:lang w:val="en-US"/>
        </w:rPr>
        <w:t xml:space="preserve"> </w:t>
      </w:r>
      <w:r w:rsidR="001B5BE9">
        <w:rPr>
          <w:lang w:val="en-US"/>
        </w:rPr>
        <w:t>do not align bet</w:t>
      </w:r>
      <w:r w:rsidR="00E60418">
        <w:rPr>
          <w:lang w:val="en-US"/>
        </w:rPr>
        <w:t>ween the different recordings</w:t>
      </w:r>
      <w:r w:rsidR="00734F03">
        <w:rPr>
          <w:lang w:val="en-US"/>
        </w:rPr>
        <w:t>.</w:t>
      </w:r>
      <w:r w:rsidR="00F31CE0">
        <w:rPr>
          <w:lang w:val="en-US"/>
        </w:rPr>
        <w:t xml:space="preserve"> This can be remedied by disabling voice activation </w:t>
      </w:r>
      <w:r w:rsidR="007628EA">
        <w:rPr>
          <w:lang w:val="en-US"/>
        </w:rPr>
        <w:t xml:space="preserve">on discord. </w:t>
      </w:r>
      <w:r w:rsidR="007E2309">
        <w:rPr>
          <w:lang w:val="en-US"/>
        </w:rPr>
        <w:t xml:space="preserve">By doing this </w:t>
      </w:r>
      <w:proofErr w:type="spellStart"/>
      <w:r w:rsidR="0049691F">
        <w:rPr>
          <w:lang w:val="en-US"/>
        </w:rPr>
        <w:t>pycord</w:t>
      </w:r>
      <w:proofErr w:type="spellEnd"/>
      <w:r w:rsidR="0049691F">
        <w:rPr>
          <w:lang w:val="en-US"/>
        </w:rPr>
        <w:t xml:space="preserve"> does not cut the audio short.</w:t>
      </w:r>
      <w:r w:rsidR="002843B8">
        <w:rPr>
          <w:lang w:val="en-US"/>
        </w:rPr>
        <w:br/>
        <w:t>Character consistency</w:t>
      </w:r>
      <w:r w:rsidR="0032381F">
        <w:rPr>
          <w:lang w:val="en-US"/>
        </w:rPr>
        <w:t>, while generally quite good,</w:t>
      </w:r>
      <w:r w:rsidR="002843B8">
        <w:rPr>
          <w:lang w:val="en-US"/>
        </w:rPr>
        <w:t xml:space="preserve"> </w:t>
      </w:r>
      <w:r w:rsidR="00E514A3">
        <w:rPr>
          <w:lang w:val="en-US"/>
        </w:rPr>
        <w:t xml:space="preserve">still varies across images, especially on longer usage. </w:t>
      </w:r>
      <w:r w:rsidR="00A46123">
        <w:rPr>
          <w:lang w:val="en-US"/>
        </w:rPr>
        <w:t xml:space="preserve">The project also struggles with keeping </w:t>
      </w:r>
      <w:r w:rsidR="00E57F67">
        <w:rPr>
          <w:lang w:val="en-US"/>
        </w:rPr>
        <w:t>the context of</w:t>
      </w:r>
      <w:r w:rsidR="008A6D1E">
        <w:rPr>
          <w:lang w:val="en-US"/>
        </w:rPr>
        <w:t xml:space="preserve"> </w:t>
      </w:r>
      <w:r w:rsidR="00E57F67">
        <w:rPr>
          <w:lang w:val="en-US"/>
        </w:rPr>
        <w:t>longer</w:t>
      </w:r>
      <w:r w:rsidR="008A6D1E">
        <w:rPr>
          <w:lang w:val="en-US"/>
        </w:rPr>
        <w:t xml:space="preserve"> ongoing scene</w:t>
      </w:r>
      <w:r w:rsidR="00E57F67">
        <w:rPr>
          <w:lang w:val="en-US"/>
        </w:rPr>
        <w:t xml:space="preserve">s and </w:t>
      </w:r>
      <w:r w:rsidR="00640353">
        <w:rPr>
          <w:lang w:val="en-US"/>
        </w:rPr>
        <w:t>including all player and non-player characters</w:t>
      </w:r>
      <w:r w:rsidR="00E57F67">
        <w:rPr>
          <w:lang w:val="en-US"/>
        </w:rPr>
        <w:t xml:space="preserve"> withing the image</w:t>
      </w:r>
      <w:r w:rsidR="00640353">
        <w:rPr>
          <w:lang w:val="en-US"/>
        </w:rPr>
        <w:t xml:space="preserve"> correctly.</w:t>
      </w:r>
      <w:r w:rsidR="009E3E82" w:rsidRPr="009E3E82">
        <w:rPr>
          <w:lang w:val="en-US"/>
        </w:rPr>
        <w:t xml:space="preserve"> </w:t>
      </w:r>
      <w:r w:rsidR="009E3E82">
        <w:rPr>
          <w:lang w:val="en-US"/>
        </w:rPr>
        <w:t>Sometimes the image style also changes.</w:t>
      </w:r>
      <w:r w:rsidR="00C51F8D">
        <w:rPr>
          <w:lang w:val="en-US"/>
        </w:rPr>
        <w:br/>
        <w:t>While playing D</w:t>
      </w:r>
      <w:r w:rsidR="00B17888">
        <w:rPr>
          <w:lang w:val="en-US"/>
        </w:rPr>
        <w:t>&amp;</w:t>
      </w:r>
      <w:r w:rsidR="00C51F8D">
        <w:rPr>
          <w:lang w:val="en-US"/>
        </w:rPr>
        <w:t xml:space="preserve">D </w:t>
      </w:r>
      <w:r w:rsidR="00C818E6">
        <w:rPr>
          <w:lang w:val="en-US"/>
        </w:rPr>
        <w:t>conversations can go quite of</w:t>
      </w:r>
      <w:r w:rsidR="009C381C">
        <w:rPr>
          <w:lang w:val="en-US"/>
        </w:rPr>
        <w:t>f</w:t>
      </w:r>
      <w:r w:rsidR="00C818E6">
        <w:rPr>
          <w:lang w:val="en-US"/>
        </w:rPr>
        <w:t xml:space="preserve"> topic</w:t>
      </w:r>
      <w:r w:rsidR="009C381C">
        <w:rPr>
          <w:lang w:val="en-US"/>
        </w:rPr>
        <w:t xml:space="preserve">, which also results in </w:t>
      </w:r>
      <w:r w:rsidR="006025A0">
        <w:rPr>
          <w:lang w:val="en-US"/>
        </w:rPr>
        <w:t>losing</w:t>
      </w:r>
      <w:r w:rsidR="009C381C">
        <w:rPr>
          <w:lang w:val="en-US"/>
        </w:rPr>
        <w:t xml:space="preserve"> </w:t>
      </w:r>
      <w:r w:rsidR="000A0574">
        <w:rPr>
          <w:lang w:val="en-US"/>
        </w:rPr>
        <w:t>some context.</w:t>
      </w:r>
    </w:p>
    <w:p w14:paraId="0ACB9343" w14:textId="254113D2" w:rsidR="000856F9" w:rsidRDefault="000856F9" w:rsidP="00516395">
      <w:pPr>
        <w:rPr>
          <w:lang w:val="en-US"/>
        </w:rPr>
      </w:pPr>
      <w:r>
        <w:rPr>
          <w:lang w:val="en-US"/>
        </w:rPr>
        <w:t xml:space="preserve">There also </w:t>
      </w:r>
      <w:r w:rsidR="00D612BD">
        <w:rPr>
          <w:lang w:val="en-US"/>
        </w:rPr>
        <w:t>exist</w:t>
      </w:r>
      <w:r>
        <w:rPr>
          <w:lang w:val="en-US"/>
        </w:rPr>
        <w:t xml:space="preserve"> some </w:t>
      </w:r>
      <w:r w:rsidR="00564217">
        <w:rPr>
          <w:lang w:val="en-US"/>
        </w:rPr>
        <w:t>technical</w:t>
      </w:r>
      <w:r w:rsidR="005F62D0">
        <w:rPr>
          <w:lang w:val="en-US"/>
        </w:rPr>
        <w:t xml:space="preserve"> problems with character </w:t>
      </w:r>
      <w:r w:rsidR="00564217">
        <w:rPr>
          <w:lang w:val="en-US"/>
        </w:rPr>
        <w:t>encodings, that can result in errors.</w:t>
      </w:r>
    </w:p>
    <w:p w14:paraId="3BAD1D4E" w14:textId="3CC522CB" w:rsidR="00C939F3" w:rsidRPr="00516395" w:rsidRDefault="00C939F3" w:rsidP="00516395">
      <w:pPr>
        <w:rPr>
          <w:lang w:val="en-US"/>
        </w:rPr>
      </w:pPr>
      <w:r>
        <w:rPr>
          <w:lang w:val="en-US"/>
        </w:rPr>
        <w:t xml:space="preserve">It is planned to address these issues in the future. </w:t>
      </w:r>
      <w:r w:rsidR="00525A7F">
        <w:rPr>
          <w:lang w:val="en-US"/>
        </w:rPr>
        <w:t xml:space="preserve">Especially bringing the whole experience away from discord to tabletop. </w:t>
      </w:r>
      <w:r w:rsidR="00A07C1C">
        <w:rPr>
          <w:lang w:val="en-US"/>
        </w:rPr>
        <w:t xml:space="preserve">This will </w:t>
      </w:r>
      <w:r w:rsidR="00686381">
        <w:rPr>
          <w:lang w:val="en-US"/>
        </w:rPr>
        <w:t>require an alternative to the recording setup and separating speakers from each other.</w:t>
      </w:r>
    </w:p>
    <w:p w14:paraId="063E1EED" w14:textId="77777777" w:rsidR="008F3D59" w:rsidRDefault="008F3D59" w:rsidP="00041E41">
      <w:pPr>
        <w:rPr>
          <w:lang w:val="en-US"/>
        </w:rPr>
      </w:pPr>
    </w:p>
    <w:p w14:paraId="11328E39" w14:textId="65D12B32" w:rsidR="00375D60" w:rsidRDefault="00D612BD" w:rsidP="00375D60">
      <w:pPr>
        <w:pStyle w:val="Heading1"/>
        <w:rPr>
          <w:lang w:val="en-US"/>
        </w:rPr>
      </w:pPr>
      <w:bookmarkStart w:id="15" w:name="_Toc187000219"/>
      <w:r>
        <w:rPr>
          <w:lang w:val="en-US"/>
        </w:rPr>
        <w:t>Attribution</w:t>
      </w:r>
      <w:bookmarkEnd w:id="15"/>
    </w:p>
    <w:p w14:paraId="056A99CD" w14:textId="2E0B7218" w:rsidR="008F3D59" w:rsidRPr="008F3D59" w:rsidRDefault="001658F1" w:rsidP="008F3D59">
      <w:pPr>
        <w:rPr>
          <w:lang w:val="en-US"/>
        </w:rPr>
      </w:pPr>
      <w:r>
        <w:rPr>
          <w:lang w:val="en-US"/>
        </w:rPr>
        <w:t xml:space="preserve">In the table below is displayed who in the team was mainly responsible for </w:t>
      </w:r>
      <w:r w:rsidR="0073730F">
        <w:rPr>
          <w:lang w:val="en-US"/>
        </w:rPr>
        <w:t xml:space="preserve">the task and did the main part of the </w:t>
      </w:r>
      <w:r w:rsidR="000F4A6D">
        <w:rPr>
          <w:lang w:val="en-US"/>
        </w:rPr>
        <w:t>implementation.</w:t>
      </w:r>
    </w:p>
    <w:tbl>
      <w:tblPr>
        <w:tblStyle w:val="TableGrid"/>
        <w:tblW w:w="0" w:type="auto"/>
        <w:tblLook w:val="04A0" w:firstRow="1" w:lastRow="0" w:firstColumn="1" w:lastColumn="0" w:noHBand="0" w:noVBand="1"/>
      </w:tblPr>
      <w:tblGrid>
        <w:gridCol w:w="2686"/>
        <w:gridCol w:w="6310"/>
      </w:tblGrid>
      <w:tr w:rsidR="008F3D59" w14:paraId="4AF3F520" w14:textId="77777777" w:rsidTr="00E449F9">
        <w:tc>
          <w:tcPr>
            <w:tcW w:w="2689" w:type="dxa"/>
            <w:tcBorders>
              <w:top w:val="single" w:sz="12" w:space="0" w:color="auto"/>
              <w:left w:val="single" w:sz="12" w:space="0" w:color="auto"/>
              <w:bottom w:val="single" w:sz="12" w:space="0" w:color="auto"/>
              <w:right w:val="single" w:sz="12" w:space="0" w:color="auto"/>
            </w:tcBorders>
          </w:tcPr>
          <w:p w14:paraId="39F2D1EA" w14:textId="19884720" w:rsidR="008F3D59" w:rsidRDefault="008F3D59" w:rsidP="0063714A">
            <w:pPr>
              <w:rPr>
                <w:lang w:val="en-US"/>
              </w:rPr>
            </w:pPr>
            <w:r>
              <w:rPr>
                <w:lang w:val="en-US"/>
              </w:rPr>
              <w:t>Task</w:t>
            </w:r>
          </w:p>
        </w:tc>
        <w:tc>
          <w:tcPr>
            <w:tcW w:w="6327" w:type="dxa"/>
            <w:tcBorders>
              <w:top w:val="single" w:sz="12" w:space="0" w:color="auto"/>
              <w:left w:val="single" w:sz="12" w:space="0" w:color="auto"/>
              <w:bottom w:val="single" w:sz="12" w:space="0" w:color="auto"/>
              <w:right w:val="single" w:sz="12" w:space="0" w:color="auto"/>
            </w:tcBorders>
          </w:tcPr>
          <w:p w14:paraId="336BD5C0" w14:textId="1E1281E0" w:rsidR="008F3D59" w:rsidRDefault="008F3D59" w:rsidP="0063714A">
            <w:pPr>
              <w:rPr>
                <w:lang w:val="en-US"/>
              </w:rPr>
            </w:pPr>
            <w:r>
              <w:rPr>
                <w:lang w:val="en-US"/>
              </w:rPr>
              <w:t>Responsible</w:t>
            </w:r>
          </w:p>
        </w:tc>
      </w:tr>
      <w:tr w:rsidR="008F3D59" w14:paraId="05404788" w14:textId="77777777" w:rsidTr="00E449F9">
        <w:tc>
          <w:tcPr>
            <w:tcW w:w="2689" w:type="dxa"/>
            <w:tcBorders>
              <w:top w:val="single" w:sz="12" w:space="0" w:color="auto"/>
              <w:left w:val="single" w:sz="12" w:space="0" w:color="auto"/>
            </w:tcBorders>
          </w:tcPr>
          <w:p w14:paraId="0C0FA651" w14:textId="6C4F806C" w:rsidR="008F3D59" w:rsidRDefault="008F3D59" w:rsidP="0063714A">
            <w:pPr>
              <w:rPr>
                <w:lang w:val="en-US"/>
              </w:rPr>
            </w:pPr>
            <w:r>
              <w:rPr>
                <w:lang w:val="en-US"/>
              </w:rPr>
              <w:t>Architecture</w:t>
            </w:r>
          </w:p>
        </w:tc>
        <w:tc>
          <w:tcPr>
            <w:tcW w:w="6327" w:type="dxa"/>
            <w:tcBorders>
              <w:top w:val="single" w:sz="12" w:space="0" w:color="auto"/>
              <w:right w:val="single" w:sz="12" w:space="0" w:color="auto"/>
            </w:tcBorders>
          </w:tcPr>
          <w:p w14:paraId="4F6C3529" w14:textId="2F56B5D9" w:rsidR="008F3D59" w:rsidRDefault="008F3D59" w:rsidP="0063714A">
            <w:pPr>
              <w:rPr>
                <w:lang w:val="en-US"/>
              </w:rPr>
            </w:pPr>
            <w:r>
              <w:rPr>
                <w:lang w:val="en-US"/>
              </w:rPr>
              <w:t>Cyrill Tschopp</w:t>
            </w:r>
          </w:p>
        </w:tc>
      </w:tr>
      <w:tr w:rsidR="008F3D59" w14:paraId="512DEF5C" w14:textId="77777777" w:rsidTr="00E449F9">
        <w:tc>
          <w:tcPr>
            <w:tcW w:w="2689" w:type="dxa"/>
            <w:tcBorders>
              <w:left w:val="single" w:sz="12" w:space="0" w:color="auto"/>
            </w:tcBorders>
          </w:tcPr>
          <w:p w14:paraId="0E04D386" w14:textId="137B61E0" w:rsidR="008F3D59" w:rsidRDefault="008F3D59" w:rsidP="0063714A">
            <w:pPr>
              <w:rPr>
                <w:lang w:val="en-US"/>
              </w:rPr>
            </w:pPr>
            <w:r>
              <w:rPr>
                <w:lang w:val="en-US"/>
              </w:rPr>
              <w:t>Recording</w:t>
            </w:r>
          </w:p>
        </w:tc>
        <w:tc>
          <w:tcPr>
            <w:tcW w:w="6327" w:type="dxa"/>
            <w:tcBorders>
              <w:right w:val="single" w:sz="12" w:space="0" w:color="auto"/>
            </w:tcBorders>
          </w:tcPr>
          <w:p w14:paraId="6A33681C" w14:textId="59ACDC98" w:rsidR="008F3D59" w:rsidRDefault="008F3D59" w:rsidP="0063714A">
            <w:pPr>
              <w:rPr>
                <w:lang w:val="en-US"/>
              </w:rPr>
            </w:pPr>
            <w:r>
              <w:rPr>
                <w:lang w:val="en-US"/>
              </w:rPr>
              <w:t>Alexander Wyss</w:t>
            </w:r>
          </w:p>
        </w:tc>
      </w:tr>
      <w:tr w:rsidR="008F3D59" w14:paraId="4FFC11AB" w14:textId="77777777" w:rsidTr="00E449F9">
        <w:tc>
          <w:tcPr>
            <w:tcW w:w="2689" w:type="dxa"/>
            <w:tcBorders>
              <w:left w:val="single" w:sz="12" w:space="0" w:color="auto"/>
            </w:tcBorders>
          </w:tcPr>
          <w:p w14:paraId="6A44798E" w14:textId="7E659D82" w:rsidR="008F3D59" w:rsidRDefault="008F3D59" w:rsidP="0063714A">
            <w:pPr>
              <w:rPr>
                <w:lang w:val="en-US"/>
              </w:rPr>
            </w:pPr>
            <w:r>
              <w:rPr>
                <w:lang w:val="en-US"/>
              </w:rPr>
              <w:t>Speech to text</w:t>
            </w:r>
          </w:p>
        </w:tc>
        <w:tc>
          <w:tcPr>
            <w:tcW w:w="6327" w:type="dxa"/>
            <w:tcBorders>
              <w:right w:val="single" w:sz="12" w:space="0" w:color="auto"/>
            </w:tcBorders>
          </w:tcPr>
          <w:p w14:paraId="5FF83452" w14:textId="1468B253" w:rsidR="008F3D59" w:rsidRDefault="008D6473" w:rsidP="0063714A">
            <w:pPr>
              <w:rPr>
                <w:lang w:val="en-US"/>
              </w:rPr>
            </w:pPr>
            <w:r>
              <w:rPr>
                <w:lang w:val="en-US"/>
              </w:rPr>
              <w:t>Alexander Wyss</w:t>
            </w:r>
          </w:p>
        </w:tc>
      </w:tr>
      <w:tr w:rsidR="008F3D59" w14:paraId="5BB424EA" w14:textId="77777777" w:rsidTr="00E449F9">
        <w:tc>
          <w:tcPr>
            <w:tcW w:w="2689" w:type="dxa"/>
            <w:tcBorders>
              <w:left w:val="single" w:sz="12" w:space="0" w:color="auto"/>
            </w:tcBorders>
          </w:tcPr>
          <w:p w14:paraId="143EABD5" w14:textId="3F5D9D58" w:rsidR="008F3D59" w:rsidRDefault="008F3D59" w:rsidP="0063714A">
            <w:pPr>
              <w:rPr>
                <w:lang w:val="en-US"/>
              </w:rPr>
            </w:pPr>
            <w:r>
              <w:rPr>
                <w:lang w:val="en-US"/>
              </w:rPr>
              <w:t>Prompting with LLM</w:t>
            </w:r>
          </w:p>
        </w:tc>
        <w:tc>
          <w:tcPr>
            <w:tcW w:w="6327" w:type="dxa"/>
            <w:tcBorders>
              <w:right w:val="single" w:sz="12" w:space="0" w:color="auto"/>
            </w:tcBorders>
          </w:tcPr>
          <w:p w14:paraId="4352D4A2" w14:textId="2323AF22" w:rsidR="008F3D59" w:rsidRDefault="008D6473" w:rsidP="0063714A">
            <w:pPr>
              <w:rPr>
                <w:lang w:val="en-US"/>
              </w:rPr>
            </w:pPr>
            <w:r>
              <w:rPr>
                <w:lang w:val="en-US"/>
              </w:rPr>
              <w:t>Cyrill Tschopp</w:t>
            </w:r>
          </w:p>
        </w:tc>
      </w:tr>
      <w:tr w:rsidR="008F3D59" w14:paraId="71242BAA" w14:textId="77777777" w:rsidTr="00E449F9">
        <w:tc>
          <w:tcPr>
            <w:tcW w:w="2689" w:type="dxa"/>
            <w:tcBorders>
              <w:left w:val="single" w:sz="12" w:space="0" w:color="auto"/>
            </w:tcBorders>
          </w:tcPr>
          <w:p w14:paraId="28F90B96" w14:textId="0D850996" w:rsidR="008F3D59" w:rsidRDefault="008F3D59" w:rsidP="0063714A">
            <w:pPr>
              <w:rPr>
                <w:lang w:val="en-US"/>
              </w:rPr>
            </w:pPr>
            <w:r>
              <w:rPr>
                <w:lang w:val="en-US"/>
              </w:rPr>
              <w:t>Image Generation</w:t>
            </w:r>
          </w:p>
        </w:tc>
        <w:tc>
          <w:tcPr>
            <w:tcW w:w="6327" w:type="dxa"/>
            <w:tcBorders>
              <w:right w:val="single" w:sz="12" w:space="0" w:color="auto"/>
            </w:tcBorders>
          </w:tcPr>
          <w:p w14:paraId="753E4684" w14:textId="40BF9635" w:rsidR="008F3D59" w:rsidRDefault="008D6473" w:rsidP="0063714A">
            <w:pPr>
              <w:rPr>
                <w:lang w:val="en-US"/>
              </w:rPr>
            </w:pPr>
            <w:r>
              <w:rPr>
                <w:lang w:val="en-US"/>
              </w:rPr>
              <w:t>Cyrill Tschopp</w:t>
            </w:r>
          </w:p>
        </w:tc>
      </w:tr>
      <w:tr w:rsidR="008F3D59" w14:paraId="79B6F7C1" w14:textId="77777777" w:rsidTr="00E449F9">
        <w:tc>
          <w:tcPr>
            <w:tcW w:w="2689" w:type="dxa"/>
            <w:tcBorders>
              <w:left w:val="single" w:sz="12" w:space="0" w:color="auto"/>
            </w:tcBorders>
          </w:tcPr>
          <w:p w14:paraId="13AC0063" w14:textId="0D946A87" w:rsidR="008F3D59" w:rsidRDefault="008F3D59" w:rsidP="0063714A">
            <w:pPr>
              <w:rPr>
                <w:lang w:val="en-US"/>
              </w:rPr>
            </w:pPr>
            <w:r>
              <w:rPr>
                <w:lang w:val="en-US"/>
              </w:rPr>
              <w:t>Display</w:t>
            </w:r>
          </w:p>
        </w:tc>
        <w:tc>
          <w:tcPr>
            <w:tcW w:w="6327" w:type="dxa"/>
            <w:tcBorders>
              <w:right w:val="single" w:sz="12" w:space="0" w:color="auto"/>
            </w:tcBorders>
          </w:tcPr>
          <w:p w14:paraId="48979188" w14:textId="56FC49BF" w:rsidR="008F3D59" w:rsidRDefault="009C290C" w:rsidP="0063714A">
            <w:pPr>
              <w:rPr>
                <w:lang w:val="en-US"/>
              </w:rPr>
            </w:pPr>
            <w:r>
              <w:rPr>
                <w:lang w:val="en-US"/>
              </w:rPr>
              <w:t>Alexander Wyss</w:t>
            </w:r>
          </w:p>
        </w:tc>
      </w:tr>
      <w:tr w:rsidR="00E449F9" w14:paraId="179C4D3B" w14:textId="77777777" w:rsidTr="00E449F9">
        <w:tc>
          <w:tcPr>
            <w:tcW w:w="2689" w:type="dxa"/>
            <w:tcBorders>
              <w:left w:val="single" w:sz="12" w:space="0" w:color="auto"/>
              <w:bottom w:val="single" w:sz="12" w:space="0" w:color="auto"/>
            </w:tcBorders>
          </w:tcPr>
          <w:p w14:paraId="56EE1B2F" w14:textId="34823777" w:rsidR="00E449F9" w:rsidRDefault="00D612BD" w:rsidP="0063714A">
            <w:pPr>
              <w:rPr>
                <w:lang w:val="en-US"/>
              </w:rPr>
            </w:pPr>
            <w:r>
              <w:rPr>
                <w:lang w:val="en-US"/>
              </w:rPr>
              <w:t>Documentation</w:t>
            </w:r>
          </w:p>
        </w:tc>
        <w:tc>
          <w:tcPr>
            <w:tcW w:w="6327" w:type="dxa"/>
            <w:tcBorders>
              <w:bottom w:val="single" w:sz="12" w:space="0" w:color="auto"/>
              <w:right w:val="single" w:sz="12" w:space="0" w:color="auto"/>
            </w:tcBorders>
          </w:tcPr>
          <w:p w14:paraId="0795C467" w14:textId="61290B65" w:rsidR="00E449F9" w:rsidRDefault="00E449F9" w:rsidP="0063714A">
            <w:pPr>
              <w:rPr>
                <w:lang w:val="en-US"/>
              </w:rPr>
            </w:pPr>
            <w:r>
              <w:rPr>
                <w:lang w:val="en-US"/>
              </w:rPr>
              <w:t>Cyrill Tschopp / Alexander Wyss</w:t>
            </w:r>
          </w:p>
        </w:tc>
      </w:tr>
    </w:tbl>
    <w:p w14:paraId="389F2EDA" w14:textId="77777777" w:rsidR="0063714A" w:rsidRPr="0063714A" w:rsidRDefault="0063714A" w:rsidP="0063714A">
      <w:pPr>
        <w:rPr>
          <w:lang w:val="en-US"/>
        </w:rPr>
      </w:pPr>
    </w:p>
    <w:p w14:paraId="24670960" w14:textId="26829CD0" w:rsidR="00D45C82" w:rsidRDefault="00D45C82" w:rsidP="00D45C82">
      <w:pPr>
        <w:pStyle w:val="Heading1"/>
        <w:rPr>
          <w:lang w:val="en-US"/>
        </w:rPr>
      </w:pPr>
      <w:bookmarkStart w:id="16" w:name="_Toc186902563"/>
      <w:bookmarkStart w:id="17" w:name="_Toc187000220"/>
      <w:r w:rsidRPr="00375D60">
        <w:rPr>
          <w:lang w:val="en-US"/>
        </w:rPr>
        <w:t>Conclusion</w:t>
      </w:r>
      <w:bookmarkEnd w:id="16"/>
      <w:bookmarkEnd w:id="17"/>
    </w:p>
    <w:p w14:paraId="2C7FD79A" w14:textId="36435A56" w:rsidR="000D0076" w:rsidRDefault="00877B99" w:rsidP="000D0076">
      <w:pPr>
        <w:rPr>
          <w:lang w:val="en-US"/>
        </w:rPr>
      </w:pPr>
      <w:r>
        <w:rPr>
          <w:lang w:val="en-US"/>
        </w:rPr>
        <w:t xml:space="preserve">We </w:t>
      </w:r>
      <w:r w:rsidR="00292B5E">
        <w:rPr>
          <w:lang w:val="en-US"/>
        </w:rPr>
        <w:t xml:space="preserve">both </w:t>
      </w:r>
      <w:r w:rsidR="00A952F5">
        <w:rPr>
          <w:lang w:val="en-US"/>
        </w:rPr>
        <w:t>thoroughly en</w:t>
      </w:r>
      <w:r w:rsidR="00791518">
        <w:rPr>
          <w:lang w:val="en-US"/>
        </w:rPr>
        <w:t>j</w:t>
      </w:r>
      <w:r w:rsidR="00A952F5">
        <w:rPr>
          <w:lang w:val="en-US"/>
        </w:rPr>
        <w:t>o</w:t>
      </w:r>
      <w:r w:rsidR="00791518">
        <w:rPr>
          <w:lang w:val="en-US"/>
        </w:rPr>
        <w:t>ye</w:t>
      </w:r>
      <w:r w:rsidR="00A952F5">
        <w:rPr>
          <w:lang w:val="en-US"/>
        </w:rPr>
        <w:t>d</w:t>
      </w:r>
      <w:r w:rsidR="00791518">
        <w:rPr>
          <w:lang w:val="en-US"/>
        </w:rPr>
        <w:t xml:space="preserve"> working on this project and are quite happy with the results. </w:t>
      </w:r>
      <w:r w:rsidR="007022E8">
        <w:rPr>
          <w:lang w:val="en-US"/>
        </w:rPr>
        <w:t xml:space="preserve">While it is not </w:t>
      </w:r>
      <w:r w:rsidR="00815D3F">
        <w:rPr>
          <w:lang w:val="en-US"/>
        </w:rPr>
        <w:t>in a perfect state</w:t>
      </w:r>
      <w:r w:rsidR="00C12EB9">
        <w:rPr>
          <w:lang w:val="en-US"/>
        </w:rPr>
        <w:t>,</w:t>
      </w:r>
      <w:r w:rsidR="003F5952">
        <w:rPr>
          <w:lang w:val="en-US"/>
        </w:rPr>
        <w:t xml:space="preserve"> for us</w:t>
      </w:r>
      <w:r w:rsidR="0004394D">
        <w:rPr>
          <w:lang w:val="en-US"/>
        </w:rPr>
        <w:t xml:space="preserve"> it </w:t>
      </w:r>
      <w:r w:rsidR="003F5952">
        <w:rPr>
          <w:lang w:val="en-US"/>
        </w:rPr>
        <w:t xml:space="preserve">is proof of concept </w:t>
      </w:r>
      <w:r w:rsidR="00BB43F2">
        <w:rPr>
          <w:lang w:val="en-US"/>
        </w:rPr>
        <w:t>of a project that could be integrated into our</w:t>
      </w:r>
      <w:r w:rsidR="00F55C3D">
        <w:rPr>
          <w:lang w:val="en-US"/>
        </w:rPr>
        <w:t xml:space="preserve"> </w:t>
      </w:r>
      <w:r w:rsidR="00F062D5">
        <w:rPr>
          <w:lang w:val="en-US"/>
        </w:rPr>
        <w:t xml:space="preserve">D&amp;D </w:t>
      </w:r>
      <w:r w:rsidR="00C12EB9">
        <w:rPr>
          <w:lang w:val="en-US"/>
        </w:rPr>
        <w:t>sessions and elevate our experience</w:t>
      </w:r>
      <w:r w:rsidR="00F062D5">
        <w:rPr>
          <w:lang w:val="en-US"/>
        </w:rPr>
        <w:t xml:space="preserve">. </w:t>
      </w:r>
      <w:r w:rsidR="00E91760">
        <w:rPr>
          <w:lang w:val="en-US"/>
        </w:rPr>
        <w:t xml:space="preserve">Even the imperfect </w:t>
      </w:r>
      <w:r w:rsidR="00643BA3">
        <w:rPr>
          <w:lang w:val="en-US"/>
        </w:rPr>
        <w:t>image</w:t>
      </w:r>
      <w:r w:rsidR="00E91760">
        <w:rPr>
          <w:lang w:val="en-US"/>
        </w:rPr>
        <w:t xml:space="preserve"> generations </w:t>
      </w:r>
      <w:r w:rsidR="00643BA3">
        <w:rPr>
          <w:lang w:val="en-US"/>
        </w:rPr>
        <w:t xml:space="preserve">can lead to </w:t>
      </w:r>
      <w:r w:rsidR="008C1690">
        <w:rPr>
          <w:lang w:val="en-US"/>
        </w:rPr>
        <w:t xml:space="preserve">a funny </w:t>
      </w:r>
      <w:r w:rsidR="0064184E">
        <w:rPr>
          <w:lang w:val="en-US"/>
        </w:rPr>
        <w:t>interaction</w:t>
      </w:r>
      <w:r w:rsidR="008C1690">
        <w:rPr>
          <w:lang w:val="en-US"/>
        </w:rPr>
        <w:t xml:space="preserve">, exactly due to the </w:t>
      </w:r>
      <w:r w:rsidR="0064184E">
        <w:rPr>
          <w:lang w:val="en-US"/>
        </w:rPr>
        <w:t>incorrect images. The end of this module doesn’t mean the end for this project</w:t>
      </w:r>
      <w:r w:rsidR="00FC213D">
        <w:rPr>
          <w:lang w:val="en-US"/>
        </w:rPr>
        <w:t xml:space="preserve">. We are looking forward to improving on the current </w:t>
      </w:r>
      <w:r w:rsidR="007D48BB">
        <w:rPr>
          <w:lang w:val="en-US"/>
        </w:rPr>
        <w:t>implementation</w:t>
      </w:r>
      <w:r w:rsidR="00FC213D">
        <w:rPr>
          <w:lang w:val="en-US"/>
        </w:rPr>
        <w:t xml:space="preserve"> </w:t>
      </w:r>
      <w:r w:rsidR="00834B27">
        <w:rPr>
          <w:lang w:val="en-US"/>
        </w:rPr>
        <w:t>an</w:t>
      </w:r>
      <w:r w:rsidR="005A48DA">
        <w:rPr>
          <w:lang w:val="en-US"/>
        </w:rPr>
        <w:t xml:space="preserve">d </w:t>
      </w:r>
      <w:r w:rsidR="00391F78">
        <w:rPr>
          <w:lang w:val="en-US"/>
        </w:rPr>
        <w:t xml:space="preserve">to getting to </w:t>
      </w:r>
      <w:r w:rsidR="007D48BB">
        <w:rPr>
          <w:lang w:val="en-US"/>
        </w:rPr>
        <w:t>use</w:t>
      </w:r>
      <w:r w:rsidR="005A48DA">
        <w:rPr>
          <w:lang w:val="en-US"/>
        </w:rPr>
        <w:t xml:space="preserve"> our project</w:t>
      </w:r>
      <w:r w:rsidR="00391F78">
        <w:rPr>
          <w:lang w:val="en-US"/>
        </w:rPr>
        <w:t>.</w:t>
      </w:r>
    </w:p>
    <w:p w14:paraId="50ED7274" w14:textId="77777777" w:rsidR="00B6772F" w:rsidRDefault="00B6772F">
      <w:pPr>
        <w:rPr>
          <w:lang w:val="en-US"/>
        </w:rPr>
      </w:pPr>
      <w:r>
        <w:rPr>
          <w:lang w:val="en-US"/>
        </w:rPr>
        <w:br w:type="page"/>
      </w:r>
    </w:p>
    <w:bookmarkStart w:id="18" w:name="_Toc187000221" w:displacedByCustomXml="next"/>
    <w:sdt>
      <w:sdtPr>
        <w:rPr>
          <w:rFonts w:asciiTheme="minorHAnsi" w:eastAsiaTheme="minorEastAsia" w:hAnsiTheme="minorHAnsi" w:cstheme="minorBidi"/>
          <w:color w:val="auto"/>
          <w:sz w:val="24"/>
          <w:szCs w:val="24"/>
        </w:rPr>
        <w:id w:val="-432283523"/>
        <w:docPartObj>
          <w:docPartGallery w:val="Bibliographies"/>
          <w:docPartUnique/>
        </w:docPartObj>
      </w:sdtPr>
      <w:sdtContent>
        <w:p w14:paraId="496E14FE" w14:textId="5ECCF0B7" w:rsidR="00586C77" w:rsidRDefault="00586C77">
          <w:pPr>
            <w:pStyle w:val="Heading1"/>
          </w:pPr>
          <w:r>
            <w:t>References</w:t>
          </w:r>
          <w:bookmarkEnd w:id="18"/>
        </w:p>
        <w:sdt>
          <w:sdtPr>
            <w:rPr>
              <w:lang w:val="de-DE"/>
            </w:rPr>
            <w:id w:val="-573587230"/>
            <w:bibliography/>
          </w:sdtPr>
          <w:sdtContent>
            <w:p w14:paraId="3F410B5E" w14:textId="77777777" w:rsidR="000F2785" w:rsidRDefault="00586C77" w:rsidP="000F2785">
              <w:pPr>
                <w:pStyle w:val="Bibliography"/>
                <w:ind w:left="720" w:hanging="720"/>
                <w:rPr>
                  <w:noProof/>
                </w:rPr>
              </w:pPr>
              <w:r>
                <w:fldChar w:fldCharType="begin"/>
              </w:r>
              <w:r>
                <w:instrText xml:space="preserve"> BIBLIOGRAPHY </w:instrText>
              </w:r>
              <w:r>
                <w:fldChar w:fldCharType="separate"/>
              </w:r>
              <w:r w:rsidR="000F2785">
                <w:rPr>
                  <w:noProof/>
                </w:rPr>
                <w:t xml:space="preserve">AI@Meta. (2024). </w:t>
              </w:r>
              <w:r w:rsidR="000F2785">
                <w:rPr>
                  <w:i/>
                  <w:iCs/>
                  <w:noProof/>
                </w:rPr>
                <w:t>Llama 3 Model Card</w:t>
              </w:r>
              <w:r w:rsidR="000F2785">
                <w:rPr>
                  <w:noProof/>
                </w:rPr>
                <w:t>. Retrieved from Replicate: https://replicate.com/meta/meta-llama-3-70b-instruct</w:t>
              </w:r>
            </w:p>
            <w:p w14:paraId="3D5DE09A" w14:textId="77777777" w:rsidR="000F2785" w:rsidRDefault="000F2785" w:rsidP="000F2785">
              <w:pPr>
                <w:pStyle w:val="Bibliography"/>
                <w:ind w:left="720" w:hanging="720"/>
                <w:rPr>
                  <w:noProof/>
                </w:rPr>
              </w:pPr>
              <w:r>
                <w:rPr>
                  <w:noProof/>
                </w:rPr>
                <w:t xml:space="preserve">black-forest-labs. (2024). </w:t>
              </w:r>
              <w:r>
                <w:rPr>
                  <w:i/>
                  <w:iCs/>
                  <w:noProof/>
                </w:rPr>
                <w:t>flux-1.1-pro-ultra</w:t>
              </w:r>
              <w:r>
                <w:rPr>
                  <w:noProof/>
                </w:rPr>
                <w:t>. Retrieved from Replicate: https://replicate.com/black-forest-labs/flux-1.1-pro-ultra</w:t>
              </w:r>
            </w:p>
            <w:p w14:paraId="557E4A69" w14:textId="77777777" w:rsidR="000F2785" w:rsidRDefault="000F2785" w:rsidP="000F2785">
              <w:pPr>
                <w:pStyle w:val="Bibliography"/>
                <w:ind w:left="720" w:hanging="720"/>
                <w:rPr>
                  <w:noProof/>
                </w:rPr>
              </w:pPr>
              <w:r>
                <w:rPr>
                  <w:i/>
                  <w:iCs/>
                  <w:noProof/>
                </w:rPr>
                <w:t>discord.py</w:t>
              </w:r>
              <w:r>
                <w:rPr>
                  <w:noProof/>
                </w:rPr>
                <w:t>. (2024). Retrieved from https://discordpy.readthedocs.io/en/stable/</w:t>
              </w:r>
            </w:p>
            <w:p w14:paraId="68F98F82" w14:textId="77777777" w:rsidR="00B6772F" w:rsidRDefault="00B6772F" w:rsidP="00B6772F">
              <w:pPr>
                <w:pStyle w:val="Bibliography"/>
                <w:ind w:left="720" w:hanging="720"/>
                <w:rPr>
                  <w:noProof/>
                </w:rPr>
              </w:pPr>
              <w:r>
                <w:rPr>
                  <w:i/>
                  <w:iCs/>
                  <w:noProof/>
                </w:rPr>
                <w:t>openai/whisper</w:t>
              </w:r>
              <w:r>
                <w:rPr>
                  <w:noProof/>
                </w:rPr>
                <w:t>. (2024). Retrieved from Replicate: https://replicate.com/openai/whisper</w:t>
              </w:r>
            </w:p>
            <w:p w14:paraId="4903679C" w14:textId="77777777" w:rsidR="000F2785" w:rsidRDefault="000F2785" w:rsidP="000F2785">
              <w:pPr>
                <w:pStyle w:val="Bibliography"/>
                <w:ind w:left="720" w:hanging="720"/>
                <w:rPr>
                  <w:noProof/>
                </w:rPr>
              </w:pPr>
              <w:r>
                <w:rPr>
                  <w:i/>
                  <w:iCs/>
                  <w:noProof/>
                </w:rPr>
                <w:t>Pycord</w:t>
              </w:r>
              <w:r>
                <w:rPr>
                  <w:noProof/>
                </w:rPr>
                <w:t>. (2024). Retrieved from https://pycord.dev/</w:t>
              </w:r>
            </w:p>
            <w:p w14:paraId="22AAAF67" w14:textId="77777777" w:rsidR="000F2785" w:rsidRDefault="000F2785" w:rsidP="000F2785">
              <w:pPr>
                <w:pStyle w:val="Bibliography"/>
                <w:ind w:left="720" w:hanging="720"/>
                <w:rPr>
                  <w:noProof/>
                </w:rPr>
              </w:pPr>
              <w:r>
                <w:rPr>
                  <w:i/>
                  <w:iCs/>
                  <w:noProof/>
                </w:rPr>
                <w:t>Quickstart: Recognize and convert speech to text</w:t>
              </w:r>
              <w:r>
                <w:rPr>
                  <w:noProof/>
                </w:rPr>
                <w:t>. (2024, 19 11). Retrieved from Microsoft Learn: https://learn.microsoft.com/en-us/azure/ai-services/speech-service/get-started-speech-to-text?pivots=programming-language-python&amp;tabs=windows%2Cterminal</w:t>
              </w:r>
            </w:p>
            <w:p w14:paraId="0917D332" w14:textId="77777777" w:rsidR="000F2785" w:rsidRDefault="000F2785" w:rsidP="000F2785">
              <w:pPr>
                <w:pStyle w:val="Bibliography"/>
                <w:ind w:left="720" w:hanging="720"/>
                <w:rPr>
                  <w:noProof/>
                </w:rPr>
              </w:pPr>
              <w:r>
                <w:rPr>
                  <w:i/>
                  <w:iCs/>
                  <w:noProof/>
                </w:rPr>
                <w:t>SpeechRecognition</w:t>
              </w:r>
              <w:r>
                <w:rPr>
                  <w:noProof/>
                </w:rPr>
                <w:t>. (2024). Retrieved from GitHub: https://github.com/Uberi/speech_recognition#readme</w:t>
              </w:r>
            </w:p>
            <w:p w14:paraId="4FFF8F30" w14:textId="7498937F" w:rsidR="00816B7F" w:rsidRDefault="00586C77" w:rsidP="00B6772F">
              <w:r>
                <w:rPr>
                  <w:b/>
                  <w:bCs/>
                  <w:noProof/>
                </w:rPr>
                <w:fldChar w:fldCharType="end"/>
              </w:r>
            </w:p>
          </w:sdtContent>
        </w:sdt>
      </w:sdtContent>
    </w:sdt>
    <w:p w14:paraId="1C5F6CCB" w14:textId="77777777" w:rsidR="00816B7F" w:rsidRDefault="00816B7F">
      <w:r>
        <w:br w:type="page"/>
      </w:r>
    </w:p>
    <w:p w14:paraId="17D229C1" w14:textId="062A11C2" w:rsidR="00586C77" w:rsidRPr="00F90632" w:rsidRDefault="00DC2F67" w:rsidP="002334D7">
      <w:pPr>
        <w:pStyle w:val="Heading1"/>
        <w:rPr>
          <w:lang w:val="en-US"/>
        </w:rPr>
      </w:pPr>
      <w:bookmarkStart w:id="19" w:name="_Toc187000222"/>
      <w:r>
        <w:rPr>
          <w:lang w:val="en-US"/>
        </w:rPr>
        <w:t>Attachments</w:t>
      </w:r>
      <w:bookmarkEnd w:id="19"/>
    </w:p>
    <w:p w14:paraId="06EDF674" w14:textId="336A2733" w:rsidR="00FD2E5F" w:rsidRPr="00FD2E5F" w:rsidRDefault="00FD2E5F" w:rsidP="00FD2E5F">
      <w:pPr>
        <w:rPr>
          <w:lang w:val="en-US"/>
        </w:rPr>
      </w:pPr>
      <w:r>
        <w:rPr>
          <w:lang w:val="en-US"/>
        </w:rPr>
        <w:t>The following attachments are provided as separate Files.</w:t>
      </w:r>
    </w:p>
    <w:p w14:paraId="3DA505F3" w14:textId="689CFCBE" w:rsidR="00036CF9" w:rsidRPr="00036CF9" w:rsidRDefault="00536D96" w:rsidP="00036CF9">
      <w:pPr>
        <w:pStyle w:val="ListParagraph"/>
        <w:numPr>
          <w:ilvl w:val="0"/>
          <w:numId w:val="9"/>
        </w:numPr>
        <w:rPr>
          <w:lang w:val="en-US"/>
        </w:rPr>
      </w:pPr>
      <w:r>
        <w:rPr>
          <w:lang w:val="en-US"/>
        </w:rPr>
        <w:t>Code</w:t>
      </w:r>
    </w:p>
    <w:p w14:paraId="2D4800CE" w14:textId="465BD462" w:rsidR="00536D96" w:rsidRPr="00036CF9" w:rsidRDefault="00507034" w:rsidP="00036CF9">
      <w:pPr>
        <w:pStyle w:val="ListParagraph"/>
        <w:numPr>
          <w:ilvl w:val="0"/>
          <w:numId w:val="9"/>
        </w:numPr>
        <w:rPr>
          <w:lang w:val="en-US"/>
        </w:rPr>
      </w:pPr>
      <w:r>
        <w:rPr>
          <w:lang w:val="en-US"/>
        </w:rPr>
        <w:t>L</w:t>
      </w:r>
      <w:r w:rsidR="00020EEB">
        <w:rPr>
          <w:lang w:val="en-US"/>
        </w:rPr>
        <w:t>ogs</w:t>
      </w:r>
    </w:p>
    <w:p w14:paraId="556E2FDA" w14:textId="7BE50762" w:rsidR="00020EEB" w:rsidRPr="00036CF9" w:rsidRDefault="00507034" w:rsidP="00020EEB">
      <w:pPr>
        <w:pStyle w:val="ListParagraph"/>
        <w:numPr>
          <w:ilvl w:val="1"/>
          <w:numId w:val="9"/>
        </w:numPr>
        <w:rPr>
          <w:lang w:val="en-US"/>
        </w:rPr>
      </w:pPr>
      <w:r>
        <w:rPr>
          <w:lang w:val="en-US"/>
        </w:rPr>
        <w:t>Transcription</w:t>
      </w:r>
    </w:p>
    <w:p w14:paraId="25C76772" w14:textId="06BA6A8D" w:rsidR="00507034" w:rsidRDefault="00507034" w:rsidP="00020EEB">
      <w:pPr>
        <w:pStyle w:val="ListParagraph"/>
        <w:numPr>
          <w:ilvl w:val="1"/>
          <w:numId w:val="9"/>
        </w:numPr>
        <w:rPr>
          <w:lang w:val="en-US"/>
        </w:rPr>
      </w:pPr>
      <w:r>
        <w:rPr>
          <w:lang w:val="en-US"/>
        </w:rPr>
        <w:t>Prompts</w:t>
      </w:r>
    </w:p>
    <w:p w14:paraId="780ABF68" w14:textId="568F6987" w:rsidR="00507034" w:rsidRDefault="00507034" w:rsidP="00020EEB">
      <w:pPr>
        <w:pStyle w:val="ListParagraph"/>
        <w:numPr>
          <w:ilvl w:val="1"/>
          <w:numId w:val="9"/>
        </w:numPr>
        <w:rPr>
          <w:lang w:val="en-US"/>
        </w:rPr>
      </w:pPr>
      <w:r>
        <w:rPr>
          <w:lang w:val="en-US"/>
        </w:rPr>
        <w:t>Images</w:t>
      </w:r>
    </w:p>
    <w:p w14:paraId="106B60B2" w14:textId="02FD1182" w:rsidR="00507034" w:rsidRPr="00036CF9" w:rsidRDefault="00507034" w:rsidP="00507034">
      <w:pPr>
        <w:pStyle w:val="ListParagraph"/>
        <w:numPr>
          <w:ilvl w:val="0"/>
          <w:numId w:val="9"/>
        </w:numPr>
        <w:rPr>
          <w:lang w:val="en-US"/>
        </w:rPr>
      </w:pPr>
      <w:r>
        <w:rPr>
          <w:lang w:val="en-US"/>
        </w:rPr>
        <w:t>Presentation</w:t>
      </w:r>
    </w:p>
    <w:p w14:paraId="2F564F25" w14:textId="6EBCE069" w:rsidR="00BF5889" w:rsidRPr="00BF5889" w:rsidRDefault="00DC2F67" w:rsidP="00DC2F67">
      <w:pPr>
        <w:pStyle w:val="Heading2"/>
        <w:rPr>
          <w:lang w:val="en-US"/>
        </w:rPr>
      </w:pPr>
      <w:bookmarkStart w:id="20" w:name="_Toc187000223"/>
      <w:r>
        <w:rPr>
          <w:lang w:val="en-US"/>
        </w:rPr>
        <w:t>Full Transcription</w:t>
      </w:r>
      <w:r w:rsidR="002A3A3F">
        <w:rPr>
          <w:lang w:val="en-US"/>
        </w:rPr>
        <w:t xml:space="preserve"> from Examples</w:t>
      </w:r>
      <w:bookmarkEnd w:id="20"/>
    </w:p>
    <w:p w14:paraId="63F0F838" w14:textId="2E3C935F" w:rsidR="00AA2693" w:rsidRDefault="00D0341C" w:rsidP="00D0341C">
      <w:proofErr w:type="spellStart"/>
      <w:r w:rsidRPr="00AE7BEB">
        <w:rPr>
          <w:lang w:val="en-US"/>
        </w:rPr>
        <w:t>Alex.Ander</w:t>
      </w:r>
      <w:proofErr w:type="spellEnd"/>
      <w:r w:rsidRPr="00AE7BEB">
        <w:rPr>
          <w:lang w:val="en-US"/>
        </w:rPr>
        <w:t>:  Me too. I'm drinking beer.</w:t>
      </w:r>
      <w:r w:rsidRPr="00AE7BEB">
        <w:rPr>
          <w:lang w:val="en-US"/>
        </w:rPr>
        <w:br/>
        <w:t>Niric02:  So I'm sitting in a pub at the bar on the bar stool.</w:t>
      </w:r>
      <w:r w:rsidRPr="00AE7BEB">
        <w:rPr>
          <w:lang w:val="en-US"/>
        </w:rPr>
        <w:br/>
      </w:r>
      <w:proofErr w:type="spellStart"/>
      <w:r w:rsidRPr="00AE7BEB">
        <w:rPr>
          <w:lang w:val="en-US"/>
        </w:rPr>
        <w:t>Alex.Ander</w:t>
      </w:r>
      <w:proofErr w:type="spellEnd"/>
      <w:r w:rsidRPr="00AE7BEB">
        <w:rPr>
          <w:lang w:val="en-US"/>
        </w:rPr>
        <w:t>:  And talking.</w:t>
      </w:r>
      <w:r w:rsidRPr="00AE7BEB">
        <w:rPr>
          <w:lang w:val="en-US"/>
        </w:rPr>
        <w:br/>
        <w:t>Niric02:  Next to me sits Ali. I'm having a drink at the moment. I drink a fancy cocktail with Umbrella in it.</w:t>
      </w:r>
      <w:r w:rsidRPr="00AE7BEB">
        <w:rPr>
          <w:lang w:val="en-US"/>
        </w:rPr>
        <w:br/>
      </w:r>
      <w:proofErr w:type="spellStart"/>
      <w:r w:rsidRPr="00AE7BEB">
        <w:rPr>
          <w:lang w:val="en-US"/>
        </w:rPr>
        <w:t>Alex.Ander</w:t>
      </w:r>
      <w:proofErr w:type="spellEnd"/>
      <w:r w:rsidRPr="00AE7BEB">
        <w:rPr>
          <w:lang w:val="en-US"/>
        </w:rPr>
        <w:t>:  Oh my god. When the fucking boar attacked us.</w:t>
      </w:r>
      <w:r w:rsidRPr="00AE7BEB">
        <w:rPr>
          <w:lang w:val="en-US"/>
        </w:rPr>
        <w:br/>
        <w:t xml:space="preserve">Niric02:  And yeah, we're talking about how fun the last adventure was. </w:t>
      </w:r>
      <w:r>
        <w:t xml:space="preserve">And in </w:t>
      </w:r>
      <w:proofErr w:type="spellStart"/>
      <w:r>
        <w:t>the</w:t>
      </w:r>
      <w:proofErr w:type="spellEnd"/>
      <w:r>
        <w:t>...</w:t>
      </w:r>
    </w:p>
    <w:p w14:paraId="3E6C9075" w14:textId="07FB77AD" w:rsidR="00F87264" w:rsidRDefault="00F87264" w:rsidP="00D0341C">
      <w:r>
        <w:rPr>
          <w:noProof/>
        </w:rPr>
        <w:drawing>
          <wp:inline distT="0" distB="0" distL="0" distR="0" wp14:anchorId="28357F3F" wp14:editId="460DA291">
            <wp:extent cx="3821373" cy="2614334"/>
            <wp:effectExtent l="0" t="0" r="8255" b="0"/>
            <wp:docPr id="1143266950" name="Picture 1" descr="Two people sitting at a bar with drin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6950" name="Picture 1" descr="Two people sitting at a bar with drink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6192" cy="2617631"/>
                    </a:xfrm>
                    <a:prstGeom prst="rect">
                      <a:avLst/>
                    </a:prstGeom>
                    <a:noFill/>
                    <a:ln>
                      <a:noFill/>
                    </a:ln>
                  </pic:spPr>
                </pic:pic>
              </a:graphicData>
            </a:graphic>
          </wp:inline>
        </w:drawing>
      </w:r>
    </w:p>
    <w:p w14:paraId="1521490D" w14:textId="07EFC9F6" w:rsidR="00EE6C68" w:rsidRDefault="00EE6C68" w:rsidP="00EE6C68">
      <w:proofErr w:type="spellStart"/>
      <w:r w:rsidRPr="00CC54E8">
        <w:rPr>
          <w:lang w:val="en-US"/>
        </w:rPr>
        <w:t>Alex.Ander</w:t>
      </w:r>
      <w:proofErr w:type="spellEnd"/>
      <w:r w:rsidRPr="00CC54E8">
        <w:rPr>
          <w:lang w:val="en-US"/>
        </w:rPr>
        <w:t>:  Yeah, well, I think we both did our parts.</w:t>
      </w:r>
      <w:r w:rsidRPr="00CC54E8">
        <w:rPr>
          <w:lang w:val="en-US"/>
        </w:rPr>
        <w:br/>
        <w:t>Niric02:  Yeah, that was fun. But yeah, you were way better than me in handling the boar. I just ran and hide all the time. Yeah, sure. Oh, I did a lot of damage, to be fair. Just... yeah, because I didn't have to run, because you still use your ground.</w:t>
      </w:r>
      <w:r w:rsidRPr="00CC54E8">
        <w:rPr>
          <w:lang w:val="en-US"/>
        </w:rPr>
        <w:br/>
      </w:r>
      <w:proofErr w:type="spellStart"/>
      <w:r>
        <w:t>Alex.Ander</w:t>
      </w:r>
      <w:proofErr w:type="spellEnd"/>
      <w:r>
        <w:t>:  Oh.</w:t>
      </w:r>
    </w:p>
    <w:p w14:paraId="5C4E3553" w14:textId="6B3B533A" w:rsidR="00EB16CC" w:rsidRDefault="00EB16CC" w:rsidP="00EE6C68">
      <w:r>
        <w:rPr>
          <w:noProof/>
        </w:rPr>
        <w:drawing>
          <wp:inline distT="0" distB="0" distL="0" distR="0" wp14:anchorId="61A44810" wp14:editId="52F480ED">
            <wp:extent cx="3819600" cy="2613600"/>
            <wp:effectExtent l="0" t="0" r="0" b="0"/>
            <wp:docPr id="1142388910" name="Picture 2" descr="A person and person sitting at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88910" name="Picture 2" descr="A person and person sitting at a ba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696F3582" w14:textId="4FDA6801" w:rsidR="002E3BC7" w:rsidRPr="003D1A58" w:rsidRDefault="00CF6BDB" w:rsidP="00CF6BDB">
      <w:pPr>
        <w:rPr>
          <w:lang w:val="en-US"/>
        </w:rPr>
      </w:pPr>
      <w:r w:rsidRPr="00D33930">
        <w:rPr>
          <w:lang w:val="en-US"/>
        </w:rPr>
        <w:t>Niric02:  Guess find another war.</w:t>
      </w:r>
      <w:r w:rsidRPr="00D33930">
        <w:rPr>
          <w:lang w:val="en-US"/>
        </w:rPr>
        <w:br/>
      </w:r>
      <w:proofErr w:type="spellStart"/>
      <w:r w:rsidRPr="00D33930">
        <w:rPr>
          <w:lang w:val="en-US"/>
        </w:rPr>
        <w:t>Alex.Ander</w:t>
      </w:r>
      <w:proofErr w:type="spellEnd"/>
      <w:r w:rsidRPr="00D33930">
        <w:rPr>
          <w:lang w:val="en-US"/>
        </w:rPr>
        <w:t>:  So, what do you think we're going to do tomorrow?</w:t>
      </w:r>
      <w:r w:rsidRPr="00D33930">
        <w:rPr>
          <w:lang w:val="en-US"/>
        </w:rPr>
        <w:br/>
        <w:t>Niric02:  No, I have to get some money. I have to do contract. Want to join? Sure, let's go.</w:t>
      </w:r>
      <w:r w:rsidRPr="00D33930">
        <w:rPr>
          <w:lang w:val="en-US"/>
        </w:rPr>
        <w:br/>
      </w:r>
      <w:proofErr w:type="spellStart"/>
      <w:r w:rsidRPr="00D33930">
        <w:rPr>
          <w:lang w:val="en-US"/>
        </w:rPr>
        <w:t>Alex.Ander</w:t>
      </w:r>
      <w:proofErr w:type="spellEnd"/>
      <w:r w:rsidRPr="00D33930">
        <w:rPr>
          <w:lang w:val="en-US"/>
        </w:rPr>
        <w:t>:  Yeah, sure. Want to go to the contract board?</w:t>
      </w:r>
      <w:r w:rsidRPr="00D33930">
        <w:rPr>
          <w:lang w:val="en-US"/>
        </w:rPr>
        <w:br/>
        <w:t>Niric02:  So I walk over to the contract board and. I see some contracts.</w:t>
      </w:r>
      <w:r w:rsidRPr="00D33930">
        <w:rPr>
          <w:lang w:val="en-US"/>
        </w:rPr>
        <w:br/>
      </w:r>
      <w:proofErr w:type="spellStart"/>
      <w:r w:rsidRPr="00D33930">
        <w:rPr>
          <w:lang w:val="en-US"/>
        </w:rPr>
        <w:t>Alex.Ander</w:t>
      </w:r>
      <w:proofErr w:type="spellEnd"/>
      <w:r w:rsidRPr="00D33930">
        <w:rPr>
          <w:lang w:val="en-US"/>
        </w:rPr>
        <w:t>:  I follow.</w:t>
      </w:r>
      <w:r w:rsidRPr="00D33930">
        <w:rPr>
          <w:lang w:val="en-US"/>
        </w:rPr>
        <w:br/>
        <w:t>Niric02:  One is for eliminating another bore.</w:t>
      </w:r>
    </w:p>
    <w:p w14:paraId="037D1492" w14:textId="2496332D" w:rsidR="003871CA" w:rsidRDefault="003871CA" w:rsidP="00CF6BDB">
      <w:r>
        <w:rPr>
          <w:noProof/>
        </w:rPr>
        <w:drawing>
          <wp:inline distT="0" distB="0" distL="0" distR="0" wp14:anchorId="5200C5BD" wp14:editId="2D55E30F">
            <wp:extent cx="3819600" cy="2613600"/>
            <wp:effectExtent l="0" t="0" r="0" b="0"/>
            <wp:docPr id="1702747519" name="Picture 3" descr="A person in a green cape and a person in a black r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7519" name="Picture 3" descr="A person in a green cape and a person in a black rob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1C809BF7" w14:textId="7F96E50A" w:rsidR="003871CA" w:rsidRDefault="00DB7CDF" w:rsidP="00DB7CDF">
      <w:r w:rsidRPr="003C193C">
        <w:rPr>
          <w:lang w:val="en-US"/>
        </w:rPr>
        <w:t>Niric02:  The other one is</w:t>
      </w:r>
      <w:r w:rsidRPr="003C193C">
        <w:rPr>
          <w:lang w:val="en-US"/>
        </w:rPr>
        <w:br/>
      </w:r>
      <w:proofErr w:type="spellStart"/>
      <w:r w:rsidRPr="003C193C">
        <w:rPr>
          <w:lang w:val="en-US"/>
        </w:rPr>
        <w:t>Alex.Ander</w:t>
      </w:r>
      <w:proofErr w:type="spellEnd"/>
      <w:r w:rsidRPr="003C193C">
        <w:rPr>
          <w:lang w:val="en-US"/>
        </w:rPr>
        <w:t xml:space="preserve">:  yeah it's </w:t>
      </w:r>
      <w:proofErr w:type="spellStart"/>
      <w:r w:rsidRPr="003C193C">
        <w:rPr>
          <w:lang w:val="en-US"/>
        </w:rPr>
        <w:t>gonna</w:t>
      </w:r>
      <w:proofErr w:type="spellEnd"/>
      <w:r w:rsidRPr="003C193C">
        <w:rPr>
          <w:lang w:val="en-US"/>
        </w:rPr>
        <w:t xml:space="preserve"> bring some more variety into it</w:t>
      </w:r>
      <w:r w:rsidRPr="003C193C">
        <w:rPr>
          <w:lang w:val="en-US"/>
        </w:rPr>
        <w:br/>
        <w:t xml:space="preserve">Niric02:  to kill an ogre. </w:t>
      </w:r>
      <w:r>
        <w:t xml:space="preserve">Oh, </w:t>
      </w:r>
      <w:proofErr w:type="spellStart"/>
      <w:r>
        <w:t>let's</w:t>
      </w:r>
      <w:proofErr w:type="spellEnd"/>
      <w:r>
        <w:t xml:space="preserve"> do </w:t>
      </w:r>
      <w:proofErr w:type="spellStart"/>
      <w:r>
        <w:t>the</w:t>
      </w:r>
      <w:proofErr w:type="spellEnd"/>
      <w:r>
        <w:t xml:space="preserve"> ogre one. That sounds fun.</w:t>
      </w:r>
      <w:r>
        <w:br/>
      </w:r>
      <w:proofErr w:type="spellStart"/>
      <w:r>
        <w:t>Alex.Ander</w:t>
      </w:r>
      <w:proofErr w:type="spellEnd"/>
      <w:r>
        <w:t>:  what is it</w:t>
      </w:r>
      <w:r>
        <w:br/>
        <w:t>Niric02:  Yeah, but the price sounds</w:t>
      </w:r>
      <w:r>
        <w:br/>
      </w:r>
      <w:proofErr w:type="spellStart"/>
      <w:r>
        <w:t>Alex.Ander</w:t>
      </w:r>
      <w:proofErr w:type="spellEnd"/>
      <w:r>
        <w:t>:  500 gold pieces yeah let's go do that please</w:t>
      </w:r>
      <w:r>
        <w:br/>
        <w:t xml:space="preserve">Niric02:  good. Seems like a lot of money. It's 500 gold pieces for the whole job. Yeah, </w:t>
      </w:r>
      <w:proofErr w:type="spellStart"/>
      <w:r>
        <w:t>someone's</w:t>
      </w:r>
      <w:proofErr w:type="spellEnd"/>
    </w:p>
    <w:p w14:paraId="0B2C4FD9" w14:textId="56692AAA" w:rsidR="003F3A0E" w:rsidRDefault="003F3A0E" w:rsidP="00DB7CDF">
      <w:r>
        <w:rPr>
          <w:noProof/>
        </w:rPr>
        <w:drawing>
          <wp:inline distT="0" distB="0" distL="0" distR="0" wp14:anchorId="4198A480" wp14:editId="6CED56EE">
            <wp:extent cx="3819600" cy="2613600"/>
            <wp:effectExtent l="0" t="0" r="0" b="0"/>
            <wp:docPr id="1081094911" name="Picture 4" descr="A person and person i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94911" name="Picture 4" descr="A person and person in cloth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51B7E610" w14:textId="78BC8628" w:rsidR="003F3A0E" w:rsidRPr="003C193C" w:rsidRDefault="00D54610" w:rsidP="00D54610">
      <w:pPr>
        <w:rPr>
          <w:lang w:val="en-US"/>
        </w:rPr>
      </w:pPr>
      <w:r w:rsidRPr="003C193C">
        <w:rPr>
          <w:lang w:val="en-US"/>
        </w:rPr>
        <w:t>Niric02:  really want to get that ball gone.</w:t>
      </w:r>
      <w:r w:rsidRPr="003C193C">
        <w:rPr>
          <w:lang w:val="en-US"/>
        </w:rPr>
        <w:br/>
      </w:r>
      <w:proofErr w:type="spellStart"/>
      <w:r w:rsidRPr="003C193C">
        <w:rPr>
          <w:lang w:val="en-US"/>
        </w:rPr>
        <w:t>Alex.Ander</w:t>
      </w:r>
      <w:proofErr w:type="spellEnd"/>
      <w:r w:rsidRPr="003C193C">
        <w:rPr>
          <w:lang w:val="en-US"/>
        </w:rPr>
        <w:t>:  Wait, Ogre, not Boar.</w:t>
      </w:r>
      <w:r w:rsidRPr="003C193C">
        <w:rPr>
          <w:lang w:val="en-US"/>
        </w:rPr>
        <w:br/>
        <w:t>Niric02:  Ogre, sorry. Oops!</w:t>
      </w:r>
      <w:r w:rsidRPr="003C193C">
        <w:rPr>
          <w:lang w:val="en-US"/>
        </w:rPr>
        <w:br/>
      </w:r>
      <w:proofErr w:type="spellStart"/>
      <w:r w:rsidRPr="003C193C">
        <w:rPr>
          <w:lang w:val="en-US"/>
        </w:rPr>
        <w:t>Alex.Ander</w:t>
      </w:r>
      <w:proofErr w:type="spellEnd"/>
      <w:r w:rsidRPr="003C193C">
        <w:rPr>
          <w:lang w:val="en-US"/>
        </w:rPr>
        <w:t>:  Yeah, well, with the Boar yesterday, it's confusing. That's right.</w:t>
      </w:r>
      <w:r w:rsidRPr="003C193C">
        <w:rPr>
          <w:lang w:val="en-US"/>
        </w:rPr>
        <w:br/>
        <w:t>Niric02:  Yeah.</w:t>
      </w:r>
      <w:r w:rsidRPr="003C193C">
        <w:rPr>
          <w:lang w:val="en-US"/>
        </w:rPr>
        <w:br/>
      </w:r>
      <w:proofErr w:type="spellStart"/>
      <w:r w:rsidRPr="003C193C">
        <w:rPr>
          <w:lang w:val="en-US"/>
        </w:rPr>
        <w:t>Alex.Ander</w:t>
      </w:r>
      <w:proofErr w:type="spellEnd"/>
      <w:r w:rsidRPr="003C193C">
        <w:rPr>
          <w:lang w:val="en-US"/>
        </w:rPr>
        <w:t>:  Where is the Ogre? Is there anything about the location?</w:t>
      </w:r>
      <w:r w:rsidRPr="003C193C">
        <w:rPr>
          <w:lang w:val="en-US"/>
        </w:rPr>
        <w:br/>
        <w:t>Niric02:  True, true, true. It says here it's about a quarter mile of five miles of</w:t>
      </w:r>
    </w:p>
    <w:p w14:paraId="70A5118F" w14:textId="11A1D987" w:rsidR="008411A4" w:rsidRDefault="008411A4" w:rsidP="00D54610">
      <w:r>
        <w:rPr>
          <w:noProof/>
        </w:rPr>
        <w:drawing>
          <wp:inline distT="0" distB="0" distL="0" distR="0" wp14:anchorId="6C29A0C0" wp14:editId="35C6C786">
            <wp:extent cx="3819600" cy="2613600"/>
            <wp:effectExtent l="0" t="0" r="0" b="0"/>
            <wp:docPr id="2012810300" name="Picture 5" descr="A person and person in armor looking at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0300" name="Picture 5" descr="A person and person in armor looking at each oth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18F608BB" w14:textId="3D0A2D81" w:rsidR="008411A4" w:rsidRDefault="008B59F6" w:rsidP="008B59F6">
      <w:pPr>
        <w:rPr>
          <w:lang w:val="en-US"/>
        </w:rPr>
      </w:pPr>
      <w:proofErr w:type="spellStart"/>
      <w:r>
        <w:t>Alex.Ander</w:t>
      </w:r>
      <w:proofErr w:type="spellEnd"/>
      <w:r>
        <w:t>:  Sure.</w:t>
      </w:r>
      <w:r>
        <w:br/>
        <w:t>Niric02:  the village, in the forest, so</w:t>
      </w:r>
      <w:r>
        <w:br/>
      </w:r>
      <w:proofErr w:type="spellStart"/>
      <w:r>
        <w:t>Alex.Ander</w:t>
      </w:r>
      <w:proofErr w:type="spellEnd"/>
      <w:r>
        <w:t>:  Uh, so.</w:t>
      </w:r>
      <w:r>
        <w:br/>
        <w:t>Niric02:  it's doable in the day.</w:t>
      </w:r>
      <w:r>
        <w:br/>
      </w:r>
      <w:proofErr w:type="spellStart"/>
      <w:r>
        <w:t>Alex.Ander</w:t>
      </w:r>
      <w:proofErr w:type="spellEnd"/>
      <w:r>
        <w:t>:  All right.</w:t>
      </w:r>
      <w:r>
        <w:br/>
        <w:t xml:space="preserve">Niric02:  Let's go sit down again and talk strategy. So it's now the next day. You're walking through the forest in the direction of the ogre. </w:t>
      </w:r>
      <w:proofErr w:type="spellStart"/>
      <w:r>
        <w:t>You</w:t>
      </w:r>
      <w:proofErr w:type="spellEnd"/>
      <w:r>
        <w:t xml:space="preserve"> </w:t>
      </w:r>
      <w:proofErr w:type="spellStart"/>
      <w:r>
        <w:t>should</w:t>
      </w:r>
      <w:proofErr w:type="spellEnd"/>
      <w:r>
        <w:t xml:space="preserve"> </w:t>
      </w:r>
      <w:proofErr w:type="spellStart"/>
      <w:r>
        <w:t>see</w:t>
      </w:r>
      <w:proofErr w:type="spellEnd"/>
    </w:p>
    <w:p w14:paraId="5C6A8642" w14:textId="532CDBC2" w:rsidR="009A37C0" w:rsidRDefault="009A37C0" w:rsidP="008B59F6">
      <w:r>
        <w:rPr>
          <w:noProof/>
        </w:rPr>
        <w:drawing>
          <wp:inline distT="0" distB="0" distL="0" distR="0" wp14:anchorId="0ABA611D" wp14:editId="5553D68D">
            <wp:extent cx="3819600" cy="2613600"/>
            <wp:effectExtent l="0" t="0" r="0" b="0"/>
            <wp:docPr id="2044969277" name="Picture 6" descr="A person and person in clothing walking on a path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69277" name="Picture 6" descr="A person and person in clothing walking on a path in a fores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275442C2" w14:textId="2544442B" w:rsidR="009A37C0" w:rsidRDefault="00B025B2" w:rsidP="00B025B2">
      <w:r w:rsidRPr="26148524">
        <w:t>Niric02:  clearance in the forest soon.</w:t>
      </w:r>
      <w:r>
        <w:br/>
      </w:r>
      <w:proofErr w:type="spellStart"/>
      <w:r w:rsidRPr="26148524">
        <w:t>Alex.Ander</w:t>
      </w:r>
      <w:proofErr w:type="spellEnd"/>
      <w:r w:rsidRPr="26148524">
        <w:t>:  All right. So I guess we're in the forest now. I'm going to take a look out for anything that could indicate an</w:t>
      </w:r>
      <w:r>
        <w:br/>
      </w:r>
      <w:r w:rsidRPr="26148524">
        <w:t>Niric02:  Hey Llama, change scene to the forest. Yeah, I hope that's going to work out for us.</w:t>
      </w:r>
    </w:p>
    <w:p w14:paraId="7FC1149D" w14:textId="06759326" w:rsidR="005F5301" w:rsidRDefault="005F5301" w:rsidP="00B025B2">
      <w:r>
        <w:rPr>
          <w:noProof/>
        </w:rPr>
        <w:drawing>
          <wp:inline distT="0" distB="0" distL="0" distR="0" wp14:anchorId="5272A2DB" wp14:editId="35D20698">
            <wp:extent cx="3819600" cy="2613600"/>
            <wp:effectExtent l="0" t="0" r="0" b="0"/>
            <wp:docPr id="1530342331" name="Picture 7" descr="A person in a green cape looking at a person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2331" name="Picture 7" descr="A person in a green cape looking at a person in a fores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09C0E806" w14:textId="46C4D751" w:rsidR="003A1A53" w:rsidRDefault="003A1A53" w:rsidP="003A1A53">
      <w:r>
        <w:t xml:space="preserve">Niric02:  Oh </w:t>
      </w:r>
      <w:proofErr w:type="spellStart"/>
      <w:r>
        <w:t>shit</w:t>
      </w:r>
      <w:proofErr w:type="spellEnd"/>
      <w:r>
        <w:t xml:space="preserve">, </w:t>
      </w:r>
      <w:proofErr w:type="spellStart"/>
      <w:r>
        <w:t>there's</w:t>
      </w:r>
      <w:proofErr w:type="spellEnd"/>
      <w:r>
        <w:t xml:space="preserve"> a </w:t>
      </w:r>
      <w:proofErr w:type="spellStart"/>
      <w:r>
        <w:t>fucking</w:t>
      </w:r>
      <w:proofErr w:type="spellEnd"/>
      <w:r>
        <w:t xml:space="preserve"> </w:t>
      </w:r>
      <w:proofErr w:type="spellStart"/>
      <w:r>
        <w:t>boar</w:t>
      </w:r>
      <w:proofErr w:type="spellEnd"/>
      <w:r>
        <w:t xml:space="preserve"> </w:t>
      </w:r>
      <w:proofErr w:type="spellStart"/>
      <w:r>
        <w:t>over</w:t>
      </w:r>
      <w:proofErr w:type="spellEnd"/>
      <w:r>
        <w:t xml:space="preserve"> </w:t>
      </w:r>
      <w:proofErr w:type="spellStart"/>
      <w:r>
        <w:t>there</w:t>
      </w:r>
      <w:proofErr w:type="spellEnd"/>
      <w:r>
        <w:t>.</w:t>
      </w:r>
      <w:r>
        <w:br/>
      </w:r>
      <w:proofErr w:type="spellStart"/>
      <w:r>
        <w:t>Alex.Ander</w:t>
      </w:r>
      <w:proofErr w:type="spellEnd"/>
      <w:r>
        <w:t xml:space="preserve">:  Oh, </w:t>
      </w:r>
      <w:proofErr w:type="spellStart"/>
      <w:r>
        <w:t>again</w:t>
      </w:r>
      <w:proofErr w:type="spellEnd"/>
      <w:r>
        <w:t>?</w:t>
      </w:r>
      <w:r>
        <w:br/>
        <w:t xml:space="preserve">Niric02:  Fast, stand </w:t>
      </w:r>
      <w:proofErr w:type="spellStart"/>
      <w:r>
        <w:t>your</w:t>
      </w:r>
      <w:proofErr w:type="spellEnd"/>
      <w:r>
        <w:t xml:space="preserve"> </w:t>
      </w:r>
      <w:proofErr w:type="spellStart"/>
      <w:r>
        <w:t>ground</w:t>
      </w:r>
      <w:proofErr w:type="spellEnd"/>
      <w:r>
        <w:t xml:space="preserve">, </w:t>
      </w:r>
      <w:proofErr w:type="spellStart"/>
      <w:r>
        <w:t>I'm</w:t>
      </w:r>
      <w:proofErr w:type="spellEnd"/>
      <w:r>
        <w:t xml:space="preserve"> </w:t>
      </w:r>
      <w:proofErr w:type="spellStart"/>
      <w:r>
        <w:t>hiding</w:t>
      </w:r>
      <w:proofErr w:type="spellEnd"/>
      <w:r>
        <w:t>.</w:t>
      </w:r>
      <w:r>
        <w:br/>
      </w:r>
      <w:proofErr w:type="spellStart"/>
      <w:r>
        <w:t>Alex.Ander</w:t>
      </w:r>
      <w:proofErr w:type="spellEnd"/>
      <w:r>
        <w:t>:  Come on.</w:t>
      </w:r>
      <w:r>
        <w:br/>
        <w:t xml:space="preserve">Niric02:  And I </w:t>
      </w:r>
      <w:proofErr w:type="spellStart"/>
      <w:r>
        <w:t>go</w:t>
      </w:r>
      <w:proofErr w:type="spellEnd"/>
      <w:r>
        <w:t xml:space="preserve"> </w:t>
      </w:r>
      <w:proofErr w:type="spellStart"/>
      <w:r>
        <w:t>hide</w:t>
      </w:r>
      <w:proofErr w:type="spellEnd"/>
      <w:r>
        <w:t xml:space="preserve"> </w:t>
      </w:r>
      <w:proofErr w:type="spellStart"/>
      <w:r>
        <w:t>behind</w:t>
      </w:r>
      <w:proofErr w:type="spellEnd"/>
      <w:r>
        <w:t xml:space="preserve"> </w:t>
      </w:r>
      <w:proofErr w:type="spellStart"/>
      <w:r>
        <w:t>the</w:t>
      </w:r>
      <w:proofErr w:type="spellEnd"/>
      <w:r>
        <w:t xml:space="preserve"> </w:t>
      </w:r>
      <w:proofErr w:type="spellStart"/>
      <w:r>
        <w:t>tree</w:t>
      </w:r>
      <w:proofErr w:type="spellEnd"/>
      <w:r>
        <w:t>.</w:t>
      </w:r>
      <w:r>
        <w:br/>
      </w:r>
      <w:proofErr w:type="spellStart"/>
      <w:r>
        <w:t>Alex.Ander</w:t>
      </w:r>
      <w:proofErr w:type="spellEnd"/>
      <w:r>
        <w:t xml:space="preserve">:  </w:t>
      </w:r>
      <w:proofErr w:type="spellStart"/>
      <w:r>
        <w:t>We</w:t>
      </w:r>
      <w:proofErr w:type="spellEnd"/>
      <w:r>
        <w:t xml:space="preserve"> </w:t>
      </w:r>
      <w:proofErr w:type="spellStart"/>
      <w:r>
        <w:t>did</w:t>
      </w:r>
      <w:proofErr w:type="spellEnd"/>
      <w:r>
        <w:t xml:space="preserve"> </w:t>
      </w:r>
      <w:proofErr w:type="spellStart"/>
      <w:r>
        <w:t>boar</w:t>
      </w:r>
      <w:proofErr w:type="spellEnd"/>
      <w:r>
        <w:t xml:space="preserve"> </w:t>
      </w:r>
      <w:proofErr w:type="spellStart"/>
      <w:r>
        <w:t>yesterday</w:t>
      </w:r>
      <w:proofErr w:type="spellEnd"/>
      <w:r>
        <w:t>.</w:t>
      </w:r>
      <w:r>
        <w:br/>
        <w:t xml:space="preserve">Niric02:  </w:t>
      </w:r>
      <w:proofErr w:type="spellStart"/>
      <w:r>
        <w:t>You</w:t>
      </w:r>
      <w:proofErr w:type="spellEnd"/>
      <w:r>
        <w:t xml:space="preserve"> </w:t>
      </w:r>
      <w:proofErr w:type="spellStart"/>
      <w:r>
        <w:t>can</w:t>
      </w:r>
      <w:proofErr w:type="spellEnd"/>
      <w:r>
        <w:t xml:space="preserve"> do </w:t>
      </w:r>
      <w:proofErr w:type="spellStart"/>
      <w:r>
        <w:t>it!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it</w:t>
      </w:r>
      <w:proofErr w:type="spellEnd"/>
      <w:r>
        <w:t>, Oli!</w:t>
      </w:r>
      <w:r>
        <w:br/>
      </w:r>
      <w:proofErr w:type="spellStart"/>
      <w:r>
        <w:t>Alex.Ander</w:t>
      </w:r>
      <w:proofErr w:type="spellEnd"/>
      <w:r>
        <w:t xml:space="preserve">:  All </w:t>
      </w:r>
      <w:proofErr w:type="spellStart"/>
      <w:r>
        <w:t>right</w:t>
      </w:r>
      <w:proofErr w:type="spellEnd"/>
      <w:r>
        <w:t xml:space="preserve">, I </w:t>
      </w:r>
      <w:proofErr w:type="spellStart"/>
      <w:r>
        <w:t>draw</w:t>
      </w:r>
      <w:proofErr w:type="spellEnd"/>
      <w:r>
        <w:t xml:space="preserve"> </w:t>
      </w:r>
      <w:proofErr w:type="spellStart"/>
      <w:r>
        <w:t>my</w:t>
      </w:r>
      <w:proofErr w:type="spellEnd"/>
      <w:r>
        <w:t xml:space="preserve"> </w:t>
      </w:r>
      <w:proofErr w:type="spellStart"/>
      <w:r>
        <w:t>swords</w:t>
      </w:r>
      <w:proofErr w:type="spellEnd"/>
      <w:r>
        <w:t xml:space="preserve">. I </w:t>
      </w:r>
      <w:proofErr w:type="spellStart"/>
      <w:r>
        <w:t>draw</w:t>
      </w:r>
      <w:proofErr w:type="spellEnd"/>
      <w:r>
        <w:t xml:space="preserve"> </w:t>
      </w:r>
      <w:proofErr w:type="spellStart"/>
      <w:r>
        <w:t>my</w:t>
      </w:r>
      <w:proofErr w:type="spellEnd"/>
      <w:r>
        <w:t xml:space="preserve"> </w:t>
      </w:r>
      <w:proofErr w:type="spellStart"/>
      <w:r>
        <w:t>sword</w:t>
      </w:r>
      <w:proofErr w:type="spellEnd"/>
      <w:r>
        <w:t xml:space="preserve"> and stand </w:t>
      </w:r>
      <w:proofErr w:type="spellStart"/>
      <w:r>
        <w:t>steadfast</w:t>
      </w:r>
      <w:proofErr w:type="spellEnd"/>
      <w:r>
        <w:t xml:space="preserve"> in </w:t>
      </w:r>
      <w:proofErr w:type="spellStart"/>
      <w:r>
        <w:t>front</w:t>
      </w:r>
      <w:proofErr w:type="spellEnd"/>
      <w:r>
        <w:t xml:space="preserve"> </w:t>
      </w:r>
      <w:proofErr w:type="spellStart"/>
      <w:r>
        <w:t>of</w:t>
      </w:r>
      <w:proofErr w:type="spellEnd"/>
      <w:r>
        <w:t xml:space="preserve"> </w:t>
      </w:r>
      <w:proofErr w:type="spellStart"/>
      <w:r>
        <w:t>the</w:t>
      </w:r>
      <w:proofErr w:type="spellEnd"/>
      <w:r>
        <w:t xml:space="preserve"> </w:t>
      </w:r>
      <w:proofErr w:type="spellStart"/>
      <w:r>
        <w:t>boar</w:t>
      </w:r>
      <w:proofErr w:type="spellEnd"/>
      <w:r>
        <w:t>.</w:t>
      </w:r>
      <w:r>
        <w:br/>
        <w:t xml:space="preserve">Niric02:  Yeah, I </w:t>
      </w:r>
      <w:proofErr w:type="spellStart"/>
      <w:r>
        <w:t>draw</w:t>
      </w:r>
      <w:proofErr w:type="spellEnd"/>
      <w:r>
        <w:t xml:space="preserve"> </w:t>
      </w:r>
      <w:proofErr w:type="spellStart"/>
      <w:r>
        <w:t>my</w:t>
      </w:r>
      <w:proofErr w:type="spellEnd"/>
      <w:r>
        <w:t xml:space="preserve"> </w:t>
      </w:r>
      <w:proofErr w:type="spellStart"/>
      <w:r>
        <w:t>arrow</w:t>
      </w:r>
      <w:proofErr w:type="spellEnd"/>
      <w:r>
        <w:t xml:space="preserve"> and </w:t>
      </w:r>
      <w:proofErr w:type="spellStart"/>
      <w:r>
        <w:t>aim</w:t>
      </w:r>
      <w:proofErr w:type="spellEnd"/>
      <w:r>
        <w:t xml:space="preserve"> at </w:t>
      </w:r>
      <w:proofErr w:type="spellStart"/>
      <w:r>
        <w:t>the</w:t>
      </w:r>
      <w:proofErr w:type="spellEnd"/>
      <w:r>
        <w:t xml:space="preserve"> </w:t>
      </w:r>
      <w:proofErr w:type="spellStart"/>
      <w:r>
        <w:t>boar</w:t>
      </w:r>
      <w:proofErr w:type="spellEnd"/>
      <w:r>
        <w:t xml:space="preserve">. </w:t>
      </w:r>
      <w:proofErr w:type="spellStart"/>
      <w:r>
        <w:t>No</w:t>
      </w:r>
      <w:proofErr w:type="spellEnd"/>
      <w:r>
        <w:t>.</w:t>
      </w:r>
    </w:p>
    <w:p w14:paraId="7559D65D" w14:textId="62B082CC" w:rsidR="003A1A53" w:rsidRDefault="00816F3B" w:rsidP="003A1A53">
      <w:r>
        <w:rPr>
          <w:noProof/>
        </w:rPr>
        <w:drawing>
          <wp:inline distT="0" distB="0" distL="0" distR="0" wp14:anchorId="24136D3A" wp14:editId="743524CF">
            <wp:extent cx="3819600" cy="2613600"/>
            <wp:effectExtent l="0" t="0" r="0" b="0"/>
            <wp:docPr id="989550156" name="Picture 8" descr="A person in a garment with a sword looking at a bo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50156" name="Picture 8" descr="A person in a garment with a sword looking at a bo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58829309" w14:textId="2C114ECB" w:rsidR="00500473" w:rsidRDefault="00500473" w:rsidP="00500473">
      <w:proofErr w:type="spellStart"/>
      <w:r>
        <w:t>Alex.Ander</w:t>
      </w:r>
      <w:proofErr w:type="spellEnd"/>
      <w:r>
        <w:t>:  Good shot, good shot.</w:t>
      </w:r>
      <w:r>
        <w:br/>
        <w:t>Niric02:  can shoot it down as quickly as possible so you don't get hurt too much. I shoot and the arrow hits the boar right in the face. So right in the eyeball and the boar</w:t>
      </w:r>
      <w:r>
        <w:br/>
      </w:r>
      <w:proofErr w:type="spellStart"/>
      <w:r>
        <w:t>Alex.Ander</w:t>
      </w:r>
      <w:proofErr w:type="spellEnd"/>
      <w:r>
        <w:t>:  Yeah, well, at</w:t>
      </w:r>
      <w:r>
        <w:br/>
        <w:t xml:space="preserve">Niric02:  falls dead on the ground. </w:t>
      </w:r>
      <w:proofErr w:type="spellStart"/>
      <w:r>
        <w:t>Thanks</w:t>
      </w:r>
      <w:proofErr w:type="spellEnd"/>
      <w:r>
        <w:t xml:space="preserve">! I wish it was </w:t>
      </w:r>
      <w:proofErr w:type="spellStart"/>
      <w:r>
        <w:t>that</w:t>
      </w:r>
      <w:proofErr w:type="spellEnd"/>
      <w:r>
        <w:t xml:space="preserve"> easy </w:t>
      </w:r>
      <w:proofErr w:type="spellStart"/>
      <w:r>
        <w:t>yesterday</w:t>
      </w:r>
      <w:proofErr w:type="spellEnd"/>
      <w:r>
        <w:t>.</w:t>
      </w:r>
    </w:p>
    <w:p w14:paraId="4ACA27AF" w14:textId="3323AB1A" w:rsidR="00E23326" w:rsidRDefault="00E23326" w:rsidP="00500473">
      <w:r>
        <w:rPr>
          <w:noProof/>
        </w:rPr>
        <w:drawing>
          <wp:inline distT="0" distB="0" distL="0" distR="0" wp14:anchorId="5C64D914" wp14:editId="3ADE10BE">
            <wp:extent cx="3819600" cy="2613600"/>
            <wp:effectExtent l="0" t="0" r="0" b="0"/>
            <wp:docPr id="75885955" name="Picture 9" descr="A person and perso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5955" name="Picture 9" descr="A person and person in the wood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27625B2E" w14:textId="4B4E4F85" w:rsidR="00F80427" w:rsidRDefault="00F80427" w:rsidP="00F80427">
      <w:r>
        <w:t xml:space="preserve">Niric02:  Maybe </w:t>
      </w:r>
      <w:proofErr w:type="spellStart"/>
      <w:r>
        <w:t>though</w:t>
      </w:r>
      <w:proofErr w:type="spellEnd"/>
      <w:r>
        <w:t>.</w:t>
      </w:r>
      <w:r>
        <w:br/>
      </w:r>
      <w:proofErr w:type="spellStart"/>
      <w:r>
        <w:t>Alex.Ander</w:t>
      </w:r>
      <w:proofErr w:type="spellEnd"/>
      <w:r>
        <w:t xml:space="preserve">:  At least </w:t>
      </w:r>
      <w:proofErr w:type="spellStart"/>
      <w:r>
        <w:t>we</w:t>
      </w:r>
      <w:proofErr w:type="spellEnd"/>
      <w:r>
        <w:t xml:space="preserve"> </w:t>
      </w:r>
      <w:proofErr w:type="spellStart"/>
      <w:r>
        <w:t>didn't</w:t>
      </w:r>
      <w:proofErr w:type="spellEnd"/>
      <w:r>
        <w:t xml:space="preserve"> </w:t>
      </w:r>
      <w:proofErr w:type="spellStart"/>
      <w:r>
        <w:t>have</w:t>
      </w:r>
      <w:proofErr w:type="spellEnd"/>
      <w:r>
        <w:t xml:space="preserve"> </w:t>
      </w:r>
      <w:proofErr w:type="spellStart"/>
      <w:r>
        <w:t>to</w:t>
      </w:r>
      <w:proofErr w:type="spellEnd"/>
      <w:r>
        <w:t xml:space="preserve"> do </w:t>
      </w:r>
      <w:proofErr w:type="spellStart"/>
      <w:r>
        <w:t>it</w:t>
      </w:r>
      <w:proofErr w:type="spellEnd"/>
      <w:r>
        <w:t xml:space="preserve"> </w:t>
      </w:r>
      <w:proofErr w:type="spellStart"/>
      <w:r>
        <w:t>today</w:t>
      </w:r>
      <w:proofErr w:type="spellEnd"/>
      <w:r>
        <w:t xml:space="preserve">. Well, </w:t>
      </w:r>
      <w:proofErr w:type="spellStart"/>
      <w:r>
        <w:t>since</w:t>
      </w:r>
      <w:proofErr w:type="spellEnd"/>
      <w:r>
        <w:t xml:space="preserve"> </w:t>
      </w:r>
      <w:proofErr w:type="spellStart"/>
      <w:r>
        <w:t>that</w:t>
      </w:r>
      <w:proofErr w:type="spellEnd"/>
      <w:r>
        <w:t xml:space="preserve"> was so easy, </w:t>
      </w:r>
      <w:proofErr w:type="spellStart"/>
      <w:r>
        <w:t>we</w:t>
      </w:r>
      <w:proofErr w:type="spellEnd"/>
      <w:r>
        <w:t xml:space="preserve"> </w:t>
      </w:r>
      <w:proofErr w:type="spellStart"/>
      <w:r>
        <w:t>can</w:t>
      </w:r>
      <w:proofErr w:type="spellEnd"/>
      <w:r>
        <w:t xml:space="preserve"> still do </w:t>
      </w:r>
      <w:proofErr w:type="spellStart"/>
      <w:r>
        <w:t>the</w:t>
      </w:r>
      <w:proofErr w:type="spellEnd"/>
      <w:r>
        <w:t xml:space="preserve"> </w:t>
      </w:r>
      <w:proofErr w:type="spellStart"/>
      <w:r>
        <w:t>ogres</w:t>
      </w:r>
      <w:proofErr w:type="spellEnd"/>
      <w:r>
        <w:t xml:space="preserve"> </w:t>
      </w:r>
      <w:proofErr w:type="spellStart"/>
      <w:r>
        <w:t>today</w:t>
      </w:r>
      <w:proofErr w:type="spellEnd"/>
      <w:r>
        <w:t xml:space="preserve">. Still </w:t>
      </w:r>
      <w:proofErr w:type="spellStart"/>
      <w:r>
        <w:t>have</w:t>
      </w:r>
      <w:proofErr w:type="spellEnd"/>
      <w:r>
        <w:t xml:space="preserve"> a </w:t>
      </w:r>
      <w:proofErr w:type="spellStart"/>
      <w:r>
        <w:t>lookout</w:t>
      </w:r>
      <w:proofErr w:type="spellEnd"/>
      <w:r>
        <w:t xml:space="preserve"> </w:t>
      </w:r>
      <w:proofErr w:type="spellStart"/>
      <w:r>
        <w:t>for</w:t>
      </w:r>
      <w:proofErr w:type="spellEnd"/>
      <w:r>
        <w:t xml:space="preserve"> </w:t>
      </w:r>
      <w:proofErr w:type="spellStart"/>
      <w:r>
        <w:t>them</w:t>
      </w:r>
      <w:proofErr w:type="spellEnd"/>
      <w:r>
        <w:t>.</w:t>
      </w:r>
      <w:r>
        <w:br/>
        <w:t xml:space="preserve">Niric02:  Yeah, </w:t>
      </w:r>
      <w:proofErr w:type="spellStart"/>
      <w:r>
        <w:t>let's</w:t>
      </w:r>
      <w:proofErr w:type="spellEnd"/>
      <w:r>
        <w:t xml:space="preserve"> </w:t>
      </w:r>
      <w:proofErr w:type="spellStart"/>
      <w:r>
        <w:t>go</w:t>
      </w:r>
      <w:proofErr w:type="spellEnd"/>
      <w:r>
        <w:t xml:space="preserve"> </w:t>
      </w:r>
      <w:proofErr w:type="spellStart"/>
      <w:r>
        <w:t>to</w:t>
      </w:r>
      <w:proofErr w:type="spellEnd"/>
      <w:r>
        <w:t xml:space="preserve"> </w:t>
      </w:r>
      <w:proofErr w:type="spellStart"/>
      <w:r>
        <w:t>the</w:t>
      </w:r>
      <w:proofErr w:type="spellEnd"/>
      <w:r>
        <w:t xml:space="preserve"> </w:t>
      </w:r>
      <w:proofErr w:type="spellStart"/>
      <w:r>
        <w:t>clearing</w:t>
      </w:r>
      <w:proofErr w:type="spellEnd"/>
      <w:r>
        <w:t xml:space="preserve">. I </w:t>
      </w:r>
      <w:proofErr w:type="spellStart"/>
      <w:r>
        <w:t>go</w:t>
      </w:r>
      <w:proofErr w:type="spellEnd"/>
      <w:r>
        <w:t xml:space="preserve"> </w:t>
      </w:r>
      <w:proofErr w:type="spellStart"/>
      <w:r>
        <w:t>hide</w:t>
      </w:r>
      <w:proofErr w:type="spellEnd"/>
      <w:r>
        <w:t xml:space="preserve"> in </w:t>
      </w:r>
      <w:proofErr w:type="spellStart"/>
      <w:r>
        <w:t>the</w:t>
      </w:r>
      <w:proofErr w:type="spellEnd"/>
      <w:r>
        <w:t xml:space="preserve"> </w:t>
      </w:r>
      <w:proofErr w:type="spellStart"/>
      <w:r>
        <w:t>bushes</w:t>
      </w:r>
      <w:proofErr w:type="spellEnd"/>
      <w:r>
        <w:t xml:space="preserve"> and </w:t>
      </w:r>
      <w:proofErr w:type="spellStart"/>
      <w:r>
        <w:t>you</w:t>
      </w:r>
      <w:proofErr w:type="spellEnd"/>
      <w:r>
        <w:t xml:space="preserve"> </w:t>
      </w:r>
      <w:proofErr w:type="spellStart"/>
      <w:r>
        <w:t>approach</w:t>
      </w:r>
      <w:proofErr w:type="spellEnd"/>
      <w:r>
        <w:t xml:space="preserve"> it. </w:t>
      </w:r>
      <w:proofErr w:type="spellStart"/>
      <w:r>
        <w:t>Does</w:t>
      </w:r>
      <w:proofErr w:type="spellEnd"/>
      <w:r>
        <w:t xml:space="preserve"> </w:t>
      </w:r>
      <w:proofErr w:type="spellStart"/>
      <w:r>
        <w:t>that</w:t>
      </w:r>
      <w:proofErr w:type="spellEnd"/>
      <w:r>
        <w:t xml:space="preserve"> </w:t>
      </w:r>
      <w:proofErr w:type="spellStart"/>
      <w:r>
        <w:t>work</w:t>
      </w:r>
      <w:proofErr w:type="spellEnd"/>
      <w:r>
        <w:t xml:space="preserve"> </w:t>
      </w:r>
      <w:proofErr w:type="spellStart"/>
      <w:r>
        <w:t>for</w:t>
      </w:r>
      <w:proofErr w:type="spellEnd"/>
      <w:r>
        <w:t xml:space="preserve"> </w:t>
      </w:r>
      <w:proofErr w:type="spellStart"/>
      <w:r>
        <w:t>you</w:t>
      </w:r>
      <w:proofErr w:type="spellEnd"/>
      <w:r>
        <w:t>?</w:t>
      </w:r>
      <w:r>
        <w:br/>
      </w:r>
      <w:proofErr w:type="spellStart"/>
      <w:r>
        <w:t>Alex.Ander</w:t>
      </w:r>
      <w:proofErr w:type="spellEnd"/>
      <w:r>
        <w:t xml:space="preserve">:  </w:t>
      </w:r>
      <w:proofErr w:type="spellStart"/>
      <w:r>
        <w:t>Yep</w:t>
      </w:r>
      <w:proofErr w:type="spellEnd"/>
      <w:r>
        <w:t xml:space="preserve">. Yeah. </w:t>
      </w:r>
      <w:proofErr w:type="spellStart"/>
      <w:r>
        <w:t>That</w:t>
      </w:r>
      <w:proofErr w:type="spellEnd"/>
      <w:r>
        <w:t xml:space="preserve"> </w:t>
      </w:r>
      <w:proofErr w:type="spellStart"/>
      <w:r>
        <w:t>sounds</w:t>
      </w:r>
      <w:proofErr w:type="spellEnd"/>
      <w:r>
        <w:t xml:space="preserve"> </w:t>
      </w:r>
      <w:proofErr w:type="spellStart"/>
      <w:r>
        <w:t>good</w:t>
      </w:r>
      <w:proofErr w:type="spellEnd"/>
      <w:r>
        <w:t>.</w:t>
      </w:r>
      <w:r>
        <w:br/>
        <w:t xml:space="preserve">Niric02:  So </w:t>
      </w:r>
      <w:proofErr w:type="spellStart"/>
      <w:r>
        <w:t>let's</w:t>
      </w:r>
      <w:proofErr w:type="spellEnd"/>
      <w:r>
        <w:t xml:space="preserve"> do </w:t>
      </w:r>
      <w:proofErr w:type="spellStart"/>
      <w:r>
        <w:t>exactly</w:t>
      </w:r>
      <w:proofErr w:type="spellEnd"/>
      <w:r>
        <w:t xml:space="preserve"> </w:t>
      </w:r>
      <w:proofErr w:type="spellStart"/>
      <w:r>
        <w:t>that</w:t>
      </w:r>
      <w:proofErr w:type="spellEnd"/>
      <w:r>
        <w:t>.</w:t>
      </w:r>
      <w:r>
        <w:br/>
      </w:r>
      <w:proofErr w:type="spellStart"/>
      <w:r>
        <w:t>Alex.Ander</w:t>
      </w:r>
      <w:proofErr w:type="spellEnd"/>
      <w:r>
        <w:t xml:space="preserve">:  So. And I </w:t>
      </w:r>
      <w:proofErr w:type="spellStart"/>
      <w:r>
        <w:t>slowly</w:t>
      </w:r>
      <w:proofErr w:type="spellEnd"/>
      <w:r>
        <w:t xml:space="preserve"> </w:t>
      </w:r>
      <w:proofErr w:type="spellStart"/>
      <w:r>
        <w:t>walk</w:t>
      </w:r>
      <w:proofErr w:type="spellEnd"/>
      <w:r>
        <w:t>.</w:t>
      </w:r>
      <w:r>
        <w:br/>
        <w:t xml:space="preserve">Niric02:  I </w:t>
      </w:r>
      <w:proofErr w:type="spellStart"/>
      <w:r>
        <w:t>go</w:t>
      </w:r>
      <w:proofErr w:type="spellEnd"/>
      <w:r>
        <w:t xml:space="preserve"> </w:t>
      </w:r>
      <w:proofErr w:type="spellStart"/>
      <w:r>
        <w:t>hide</w:t>
      </w:r>
      <w:proofErr w:type="spellEnd"/>
      <w:r>
        <w:t xml:space="preserve"> </w:t>
      </w:r>
      <w:proofErr w:type="spellStart"/>
      <w:r>
        <w:t>behind</w:t>
      </w:r>
      <w:proofErr w:type="spellEnd"/>
      <w:r>
        <w:t xml:space="preserve"> </w:t>
      </w:r>
      <w:proofErr w:type="spellStart"/>
      <w:r>
        <w:t>some</w:t>
      </w:r>
      <w:proofErr w:type="spellEnd"/>
      <w:r>
        <w:t xml:space="preserve"> </w:t>
      </w:r>
      <w:proofErr w:type="spellStart"/>
      <w:r>
        <w:t>bushes</w:t>
      </w:r>
      <w:proofErr w:type="spellEnd"/>
      <w:r>
        <w:t>. And Oli...</w:t>
      </w:r>
      <w:r>
        <w:br/>
      </w:r>
      <w:proofErr w:type="spellStart"/>
      <w:r>
        <w:t>Alex.Ander</w:t>
      </w:r>
      <w:proofErr w:type="spellEnd"/>
      <w:r>
        <w:t xml:space="preserve">:  I </w:t>
      </w:r>
      <w:proofErr w:type="spellStart"/>
      <w:r>
        <w:t>slowly</w:t>
      </w:r>
      <w:proofErr w:type="spellEnd"/>
      <w:r>
        <w:t xml:space="preserve"> </w:t>
      </w:r>
      <w:proofErr w:type="spellStart"/>
      <w:r>
        <w:t>walk</w:t>
      </w:r>
      <w:proofErr w:type="spellEnd"/>
      <w:r>
        <w:t xml:space="preserve"> </w:t>
      </w:r>
      <w:proofErr w:type="spellStart"/>
      <w:r>
        <w:t>to</w:t>
      </w:r>
      <w:proofErr w:type="spellEnd"/>
      <w:r>
        <w:t xml:space="preserve"> </w:t>
      </w:r>
      <w:proofErr w:type="spellStart"/>
      <w:r>
        <w:t>the</w:t>
      </w:r>
      <w:proofErr w:type="spellEnd"/>
      <w:r>
        <w:t xml:space="preserve"> </w:t>
      </w:r>
      <w:proofErr w:type="spellStart"/>
      <w:r>
        <w:t>clearing</w:t>
      </w:r>
      <w:proofErr w:type="spellEnd"/>
      <w:r>
        <w:t>.</w:t>
      </w:r>
    </w:p>
    <w:p w14:paraId="374F0A20" w14:textId="4F05B6E6" w:rsidR="00F80427" w:rsidRDefault="00644E86" w:rsidP="00F80427">
      <w:r>
        <w:rPr>
          <w:noProof/>
        </w:rPr>
        <w:drawing>
          <wp:inline distT="0" distB="0" distL="0" distR="0" wp14:anchorId="3D44D49E" wp14:editId="40C40419">
            <wp:extent cx="3819600" cy="2613600"/>
            <wp:effectExtent l="0" t="0" r="0" b="0"/>
            <wp:docPr id="1120893341" name="Picture 10" descr="A person and person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3341" name="Picture 10" descr="A person and person in a fores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3AA752F3" w14:textId="3335035C" w:rsidR="00775951" w:rsidRDefault="00775951" w:rsidP="00775951">
      <w:proofErr w:type="spellStart"/>
      <w:r>
        <w:t>Alex.Ander</w:t>
      </w:r>
      <w:proofErr w:type="spellEnd"/>
      <w:r>
        <w:t>:  and onto the clearing</w:t>
      </w:r>
      <w:r>
        <w:br/>
        <w:t>Niric02:  and out of a cave he didn't mention yet walks a big fat ogre</w:t>
      </w:r>
      <w:r>
        <w:br/>
      </w:r>
      <w:proofErr w:type="spellStart"/>
      <w:r>
        <w:t>Alex.Ander</w:t>
      </w:r>
      <w:proofErr w:type="spellEnd"/>
      <w:r>
        <w:t>:  carefully looking around</w:t>
      </w:r>
      <w:r>
        <w:br/>
        <w:t>Niric02:  i said to myself holy that thing is big i draw an arrow and aim</w:t>
      </w:r>
      <w:r>
        <w:br/>
      </w:r>
      <w:proofErr w:type="spellStart"/>
      <w:r>
        <w:t>Alex.Ander</w:t>
      </w:r>
      <w:proofErr w:type="spellEnd"/>
      <w:r>
        <w:t xml:space="preserve">:  I'm just I'm waiting for the ogre </w:t>
      </w:r>
      <w:proofErr w:type="spellStart"/>
      <w:r>
        <w:t>to</w:t>
      </w:r>
      <w:proofErr w:type="spellEnd"/>
      <w:r>
        <w:t xml:space="preserve"> </w:t>
      </w:r>
      <w:proofErr w:type="spellStart"/>
      <w:r>
        <w:t>approach</w:t>
      </w:r>
      <w:proofErr w:type="spellEnd"/>
      <w:r>
        <w:t xml:space="preserve"> </w:t>
      </w:r>
      <w:proofErr w:type="spellStart"/>
      <w:r>
        <w:t>me</w:t>
      </w:r>
      <w:proofErr w:type="spellEnd"/>
      <w:r>
        <w:t xml:space="preserve"> </w:t>
      </w:r>
      <w:proofErr w:type="spellStart"/>
      <w:r>
        <w:t>more</w:t>
      </w:r>
      <w:proofErr w:type="spellEnd"/>
    </w:p>
    <w:p w14:paraId="1AEFEC90" w14:textId="0714FD8F" w:rsidR="003A41CD" w:rsidRDefault="003A41CD" w:rsidP="00775951">
      <w:r>
        <w:rPr>
          <w:noProof/>
        </w:rPr>
        <w:drawing>
          <wp:inline distT="0" distB="0" distL="0" distR="0" wp14:anchorId="7DE74B0C" wp14:editId="3BFF0087">
            <wp:extent cx="3819600" cy="2613600"/>
            <wp:effectExtent l="0" t="0" r="0" b="0"/>
            <wp:docPr id="1568624826" name="Picture 11" descr="A person looking at a giant creature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24826" name="Picture 11" descr="A person looking at a giant creature in the wood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0265AE1C" w14:textId="0D5D6C1C" w:rsidR="005E5E53" w:rsidRDefault="005E5E53" w:rsidP="005E5E53">
      <w:proofErr w:type="spellStart"/>
      <w:r>
        <w:t>Alex.Ander</w:t>
      </w:r>
      <w:proofErr w:type="spellEnd"/>
      <w:r>
        <w:t>:  I'm ready to post.</w:t>
      </w:r>
      <w:r>
        <w:br/>
        <w:t>Niric02:  Yeah, I put an arrow in my bow and aim while the ogre starts getting to charge at Oli with his club in his hand above his head and making a big screech.</w:t>
      </w:r>
      <w:r>
        <w:br/>
      </w:r>
      <w:proofErr w:type="spellStart"/>
      <w:r>
        <w:t>Alex.Ander</w:t>
      </w:r>
      <w:proofErr w:type="spellEnd"/>
      <w:r>
        <w:t>:  Well, I also.</w:t>
      </w:r>
    </w:p>
    <w:p w14:paraId="7F005C17" w14:textId="3E9096D2" w:rsidR="005E5E53" w:rsidRDefault="005E5E53" w:rsidP="005E5E53">
      <w:r>
        <w:rPr>
          <w:noProof/>
        </w:rPr>
        <w:drawing>
          <wp:inline distT="0" distB="0" distL="0" distR="0" wp14:anchorId="2A23DE8C" wp14:editId="57FDBB15">
            <wp:extent cx="3819600" cy="2613600"/>
            <wp:effectExtent l="0" t="0" r="0" b="0"/>
            <wp:docPr id="1283664261" name="Picture 12" descr="A person looking at a giant creature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64261" name="Picture 12" descr="A person looking at a giant creature in the wood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p w14:paraId="460637EC" w14:textId="7C07D83C" w:rsidR="005E5E53" w:rsidRDefault="005E5E53" w:rsidP="005E5E53">
      <w:proofErr w:type="spellStart"/>
      <w:r>
        <w:t>Alex.Ander</w:t>
      </w:r>
      <w:proofErr w:type="spellEnd"/>
      <w:r>
        <w:t>:  Now I charge the ogre and attack him,</w:t>
      </w:r>
      <w:r>
        <w:br/>
        <w:t xml:space="preserve">Niric02:  yeah </w:t>
      </w:r>
      <w:proofErr w:type="spellStart"/>
      <w:r>
        <w:t>i'm</w:t>
      </w:r>
      <w:proofErr w:type="spellEnd"/>
      <w:r>
        <w:t xml:space="preserve"> uh </w:t>
      </w:r>
      <w:proofErr w:type="spellStart"/>
      <w:r>
        <w:t>i'm</w:t>
      </w:r>
      <w:proofErr w:type="spellEnd"/>
      <w:r>
        <w:t xml:space="preserve"> drawing my arrow and shoot but i miss</w:t>
      </w:r>
      <w:r>
        <w:br/>
      </w:r>
      <w:proofErr w:type="spellStart"/>
      <w:r>
        <w:t>Alex.Ander</w:t>
      </w:r>
      <w:proofErr w:type="spellEnd"/>
      <w:r>
        <w:t>:  swinging my sword, trying to get at his neck without being hit.</w:t>
      </w:r>
      <w:r>
        <w:br/>
        <w:t xml:space="preserve">Niric02:  i just my arrow just passes through </w:t>
      </w:r>
      <w:proofErr w:type="spellStart"/>
      <w:r>
        <w:t>ali's</w:t>
      </w:r>
      <w:proofErr w:type="spellEnd"/>
      <w:r>
        <w:t xml:space="preserve"> head </w:t>
      </w:r>
      <w:proofErr w:type="spellStart"/>
      <w:r>
        <w:t>i'm</w:t>
      </w:r>
      <w:proofErr w:type="spellEnd"/>
      <w:r>
        <w:t xml:space="preserve"> sorry oh yeah sorry close by your head </w:t>
      </w:r>
      <w:proofErr w:type="spellStart"/>
      <w:r>
        <w:t>i'm</w:t>
      </w:r>
      <w:proofErr w:type="spellEnd"/>
      <w:r>
        <w:t xml:space="preserve"> sorry still</w:t>
      </w:r>
      <w:r>
        <w:br/>
      </w:r>
      <w:proofErr w:type="spellStart"/>
      <w:r>
        <w:t>Alex.Ander</w:t>
      </w:r>
      <w:proofErr w:type="spellEnd"/>
      <w:r>
        <w:t xml:space="preserve">:  Through my head? </w:t>
      </w:r>
      <w:proofErr w:type="spellStart"/>
      <w:r>
        <w:t>You</w:t>
      </w:r>
      <w:proofErr w:type="spellEnd"/>
      <w:r>
        <w:t xml:space="preserve"> </w:t>
      </w:r>
      <w:proofErr w:type="spellStart"/>
      <w:r>
        <w:t>mean</w:t>
      </w:r>
      <w:proofErr w:type="spellEnd"/>
      <w:r>
        <w:t xml:space="preserve"> </w:t>
      </w:r>
      <w:proofErr w:type="spellStart"/>
      <w:r>
        <w:t>close</w:t>
      </w:r>
      <w:proofErr w:type="spellEnd"/>
      <w:r>
        <w:t xml:space="preserve"> </w:t>
      </w:r>
      <w:proofErr w:type="spellStart"/>
      <w:r>
        <w:t>by</w:t>
      </w:r>
      <w:proofErr w:type="spellEnd"/>
      <w:r>
        <w:t xml:space="preserve"> my head?</w:t>
      </w:r>
    </w:p>
    <w:p w14:paraId="09AC77C5" w14:textId="304B90FB" w:rsidR="00D45C82" w:rsidRDefault="005E5E53" w:rsidP="000D0076">
      <w:r>
        <w:rPr>
          <w:noProof/>
        </w:rPr>
        <w:drawing>
          <wp:inline distT="0" distB="0" distL="0" distR="0" wp14:anchorId="44DAD584" wp14:editId="69CF7D10">
            <wp:extent cx="3819600" cy="2613600"/>
            <wp:effectExtent l="0" t="0" r="0" b="0"/>
            <wp:docPr id="963018849" name="Picture 13" descr="A person in a green cape holding a sword next to a person in a green 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18849" name="Picture 13" descr="A person in a green cape holding a sword next to a person in a green c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9600" cy="2613600"/>
                    </a:xfrm>
                    <a:prstGeom prst="rect">
                      <a:avLst/>
                    </a:prstGeom>
                    <a:noFill/>
                    <a:ln>
                      <a:noFill/>
                    </a:ln>
                  </pic:spPr>
                </pic:pic>
              </a:graphicData>
            </a:graphic>
          </wp:inline>
        </w:drawing>
      </w:r>
    </w:p>
    <w:sectPr w:rsidR="00D45C82" w:rsidSect="00664AF3">
      <w:headerReference w:type="default" r:id="rId26"/>
      <w:footerReference w:type="default" r:id="rId2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71B9D" w14:textId="77777777" w:rsidR="006B5D6C" w:rsidRDefault="006B5D6C">
      <w:pPr>
        <w:spacing w:after="0" w:line="240" w:lineRule="auto"/>
      </w:pPr>
      <w:r>
        <w:separator/>
      </w:r>
    </w:p>
  </w:endnote>
  <w:endnote w:type="continuationSeparator" w:id="0">
    <w:p w14:paraId="55126B96" w14:textId="77777777" w:rsidR="006B5D6C" w:rsidRDefault="006B5D6C">
      <w:pPr>
        <w:spacing w:after="0" w:line="240" w:lineRule="auto"/>
      </w:pPr>
      <w:r>
        <w:continuationSeparator/>
      </w:r>
    </w:p>
  </w:endnote>
  <w:endnote w:type="continuationNotice" w:id="1">
    <w:p w14:paraId="71827707" w14:textId="77777777" w:rsidR="002B3C56" w:rsidRDefault="002B3C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7401609"/>
      <w:docPartObj>
        <w:docPartGallery w:val="Page Numbers (Bottom of Page)"/>
        <w:docPartUnique/>
      </w:docPartObj>
    </w:sdtPr>
    <w:sdtEndPr>
      <w:rPr>
        <w:noProof/>
      </w:rPr>
    </w:sdtEndPr>
    <w:sdtContent>
      <w:p w14:paraId="33F6BA93" w14:textId="7DBD6B03" w:rsidR="001174F0" w:rsidRDefault="001174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59B420" w14:textId="2C7A32DF" w:rsidR="001174F0" w:rsidRDefault="00250825">
    <w:pPr>
      <w:pStyle w:val="Footer"/>
    </w:pPr>
    <w:r>
      <w:t>Cyrill Tschop</w:t>
    </w:r>
    <w:r w:rsidR="00664AF3">
      <w:t>p / Alexander Wyss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AFE0E" w14:textId="77777777" w:rsidR="006B5D6C" w:rsidRDefault="006B5D6C">
      <w:pPr>
        <w:spacing w:after="0" w:line="240" w:lineRule="auto"/>
      </w:pPr>
      <w:r>
        <w:separator/>
      </w:r>
    </w:p>
  </w:footnote>
  <w:footnote w:type="continuationSeparator" w:id="0">
    <w:p w14:paraId="2E222C0D" w14:textId="77777777" w:rsidR="006B5D6C" w:rsidRDefault="006B5D6C">
      <w:pPr>
        <w:spacing w:after="0" w:line="240" w:lineRule="auto"/>
      </w:pPr>
      <w:r>
        <w:continuationSeparator/>
      </w:r>
    </w:p>
  </w:footnote>
  <w:footnote w:type="continuationNotice" w:id="1">
    <w:p w14:paraId="688594B5" w14:textId="77777777" w:rsidR="002B3C56" w:rsidRDefault="002B3C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C94D" w14:textId="2612E79C" w:rsidR="001174F0" w:rsidRPr="00664AF3" w:rsidRDefault="00664AF3">
    <w:pPr>
      <w:pStyle w:val="Header"/>
      <w:rPr>
        <w:lang w:val="de-CH"/>
      </w:rPr>
    </w:pPr>
    <w:proofErr w:type="spellStart"/>
    <w:r>
      <w:rPr>
        <w:lang w:val="de-CH"/>
      </w:rPr>
      <w:t>Digcre</w:t>
    </w:r>
    <w:proofErr w:type="spellEnd"/>
    <w:r>
      <w:rPr>
        <w:lang w:val="de-CH"/>
      </w:rPr>
      <w:t xml:space="preserve"> Speech </w:t>
    </w:r>
    <w:proofErr w:type="spellStart"/>
    <w:r>
      <w:rPr>
        <w:lang w:val="de-CH"/>
      </w:rPr>
      <w:t>to</w:t>
    </w:r>
    <w:proofErr w:type="spellEnd"/>
    <w:r>
      <w:rPr>
        <w:lang w:val="de-CH"/>
      </w:rPr>
      <w:t xml:space="preserve"> </w:t>
    </w:r>
    <w:proofErr w:type="spellStart"/>
    <w:r>
      <w:rPr>
        <w:lang w:val="de-CH"/>
      </w:rPr>
      <w:t>text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934BB"/>
    <w:multiLevelType w:val="hybridMultilevel"/>
    <w:tmpl w:val="6DC80A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58123D3"/>
    <w:multiLevelType w:val="hybridMultilevel"/>
    <w:tmpl w:val="2346B4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986499"/>
    <w:multiLevelType w:val="hybridMultilevel"/>
    <w:tmpl w:val="3C62C3E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D0F6289"/>
    <w:multiLevelType w:val="multilevel"/>
    <w:tmpl w:val="BB50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5E68E1"/>
    <w:multiLevelType w:val="multilevel"/>
    <w:tmpl w:val="8C869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140597"/>
    <w:multiLevelType w:val="hybridMultilevel"/>
    <w:tmpl w:val="2EA6F7F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75835E4"/>
    <w:multiLevelType w:val="hybridMultilevel"/>
    <w:tmpl w:val="46FC88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679F0C7F"/>
    <w:multiLevelType w:val="hybridMultilevel"/>
    <w:tmpl w:val="1B249E1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67F73B20"/>
    <w:multiLevelType w:val="multilevel"/>
    <w:tmpl w:val="FFF6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486832">
    <w:abstractNumId w:val="3"/>
  </w:num>
  <w:num w:numId="2" w16cid:durableId="1508862046">
    <w:abstractNumId w:val="4"/>
  </w:num>
  <w:num w:numId="3" w16cid:durableId="574049580">
    <w:abstractNumId w:val="7"/>
  </w:num>
  <w:num w:numId="4" w16cid:durableId="831143766">
    <w:abstractNumId w:val="1"/>
  </w:num>
  <w:num w:numId="5" w16cid:durableId="1547522897">
    <w:abstractNumId w:val="0"/>
  </w:num>
  <w:num w:numId="6" w16cid:durableId="1529758511">
    <w:abstractNumId w:val="8"/>
  </w:num>
  <w:num w:numId="7" w16cid:durableId="2133357600">
    <w:abstractNumId w:val="6"/>
  </w:num>
  <w:num w:numId="8" w16cid:durableId="2111077982">
    <w:abstractNumId w:val="5"/>
  </w:num>
  <w:num w:numId="9" w16cid:durableId="506023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2A78BC"/>
    <w:rsid w:val="000038B3"/>
    <w:rsid w:val="00003B47"/>
    <w:rsid w:val="000042F2"/>
    <w:rsid w:val="00006886"/>
    <w:rsid w:val="00007740"/>
    <w:rsid w:val="00010ABF"/>
    <w:rsid w:val="00011EF8"/>
    <w:rsid w:val="00012816"/>
    <w:rsid w:val="0001596A"/>
    <w:rsid w:val="00015AB7"/>
    <w:rsid w:val="0001717E"/>
    <w:rsid w:val="0001737E"/>
    <w:rsid w:val="00020EEB"/>
    <w:rsid w:val="00020F6D"/>
    <w:rsid w:val="0002150E"/>
    <w:rsid w:val="000227FF"/>
    <w:rsid w:val="00023B2E"/>
    <w:rsid w:val="00024205"/>
    <w:rsid w:val="00024BA5"/>
    <w:rsid w:val="00026509"/>
    <w:rsid w:val="00026741"/>
    <w:rsid w:val="00030B64"/>
    <w:rsid w:val="00031EB8"/>
    <w:rsid w:val="000324E3"/>
    <w:rsid w:val="000335DE"/>
    <w:rsid w:val="00034FE2"/>
    <w:rsid w:val="00036CF9"/>
    <w:rsid w:val="0003720D"/>
    <w:rsid w:val="0004099B"/>
    <w:rsid w:val="00040CCE"/>
    <w:rsid w:val="00041E41"/>
    <w:rsid w:val="00042F15"/>
    <w:rsid w:val="00042FD3"/>
    <w:rsid w:val="0004394D"/>
    <w:rsid w:val="00043D38"/>
    <w:rsid w:val="00046AD5"/>
    <w:rsid w:val="00046D20"/>
    <w:rsid w:val="000518BF"/>
    <w:rsid w:val="000540C4"/>
    <w:rsid w:val="00054DEF"/>
    <w:rsid w:val="00054E35"/>
    <w:rsid w:val="00055CE0"/>
    <w:rsid w:val="000567F6"/>
    <w:rsid w:val="00056901"/>
    <w:rsid w:val="00056DC3"/>
    <w:rsid w:val="00057646"/>
    <w:rsid w:val="00057CF0"/>
    <w:rsid w:val="0006175B"/>
    <w:rsid w:val="00062BA9"/>
    <w:rsid w:val="00063980"/>
    <w:rsid w:val="00064B79"/>
    <w:rsid w:val="00065477"/>
    <w:rsid w:val="00065F25"/>
    <w:rsid w:val="00066A62"/>
    <w:rsid w:val="00070C5C"/>
    <w:rsid w:val="00073F90"/>
    <w:rsid w:val="00075223"/>
    <w:rsid w:val="000753DD"/>
    <w:rsid w:val="000754B6"/>
    <w:rsid w:val="000760E2"/>
    <w:rsid w:val="0007667B"/>
    <w:rsid w:val="00076ACE"/>
    <w:rsid w:val="0007729D"/>
    <w:rsid w:val="000778BD"/>
    <w:rsid w:val="00077BC6"/>
    <w:rsid w:val="00077C6E"/>
    <w:rsid w:val="00077D3F"/>
    <w:rsid w:val="0008137A"/>
    <w:rsid w:val="0008214F"/>
    <w:rsid w:val="000821B8"/>
    <w:rsid w:val="00082437"/>
    <w:rsid w:val="000856F9"/>
    <w:rsid w:val="0008635D"/>
    <w:rsid w:val="000868F6"/>
    <w:rsid w:val="00090B3D"/>
    <w:rsid w:val="00091CB4"/>
    <w:rsid w:val="000A0574"/>
    <w:rsid w:val="000A171E"/>
    <w:rsid w:val="000A3F62"/>
    <w:rsid w:val="000A4214"/>
    <w:rsid w:val="000A6668"/>
    <w:rsid w:val="000A69EB"/>
    <w:rsid w:val="000A7B2B"/>
    <w:rsid w:val="000B0AF2"/>
    <w:rsid w:val="000B18A2"/>
    <w:rsid w:val="000B2A12"/>
    <w:rsid w:val="000B36EB"/>
    <w:rsid w:val="000B5A4D"/>
    <w:rsid w:val="000B5C26"/>
    <w:rsid w:val="000C0929"/>
    <w:rsid w:val="000C3E1A"/>
    <w:rsid w:val="000C46AE"/>
    <w:rsid w:val="000C7374"/>
    <w:rsid w:val="000C77E8"/>
    <w:rsid w:val="000D0076"/>
    <w:rsid w:val="000D0314"/>
    <w:rsid w:val="000D0E87"/>
    <w:rsid w:val="000D190F"/>
    <w:rsid w:val="000D3A84"/>
    <w:rsid w:val="000D6872"/>
    <w:rsid w:val="000D6944"/>
    <w:rsid w:val="000D6B10"/>
    <w:rsid w:val="000E0812"/>
    <w:rsid w:val="000E1D4B"/>
    <w:rsid w:val="000E2403"/>
    <w:rsid w:val="000E5970"/>
    <w:rsid w:val="000E7A20"/>
    <w:rsid w:val="000F2019"/>
    <w:rsid w:val="000F2785"/>
    <w:rsid w:val="000F3A5A"/>
    <w:rsid w:val="000F4A6D"/>
    <w:rsid w:val="000F4C39"/>
    <w:rsid w:val="000F4F73"/>
    <w:rsid w:val="000F5268"/>
    <w:rsid w:val="000F6246"/>
    <w:rsid w:val="000F7193"/>
    <w:rsid w:val="000F77EF"/>
    <w:rsid w:val="000F7CF7"/>
    <w:rsid w:val="000F7E37"/>
    <w:rsid w:val="00100DE1"/>
    <w:rsid w:val="001010B6"/>
    <w:rsid w:val="00101A20"/>
    <w:rsid w:val="0010216D"/>
    <w:rsid w:val="001068B1"/>
    <w:rsid w:val="0010766C"/>
    <w:rsid w:val="001104E8"/>
    <w:rsid w:val="00111132"/>
    <w:rsid w:val="00112112"/>
    <w:rsid w:val="001145BB"/>
    <w:rsid w:val="00115169"/>
    <w:rsid w:val="00115498"/>
    <w:rsid w:val="00115983"/>
    <w:rsid w:val="001174F0"/>
    <w:rsid w:val="0012088B"/>
    <w:rsid w:val="001224DC"/>
    <w:rsid w:val="001239E3"/>
    <w:rsid w:val="0012461E"/>
    <w:rsid w:val="00125903"/>
    <w:rsid w:val="001261E7"/>
    <w:rsid w:val="00126D4E"/>
    <w:rsid w:val="00127B8A"/>
    <w:rsid w:val="00127D2D"/>
    <w:rsid w:val="0013171A"/>
    <w:rsid w:val="0013296A"/>
    <w:rsid w:val="001332E7"/>
    <w:rsid w:val="0013760C"/>
    <w:rsid w:val="00137B1A"/>
    <w:rsid w:val="00137D72"/>
    <w:rsid w:val="00140AA4"/>
    <w:rsid w:val="0014108B"/>
    <w:rsid w:val="00141BE6"/>
    <w:rsid w:val="001420C8"/>
    <w:rsid w:val="0014240B"/>
    <w:rsid w:val="00142E0F"/>
    <w:rsid w:val="0014443F"/>
    <w:rsid w:val="00145239"/>
    <w:rsid w:val="00147696"/>
    <w:rsid w:val="00150A4D"/>
    <w:rsid w:val="00151CCD"/>
    <w:rsid w:val="0015294B"/>
    <w:rsid w:val="001529D7"/>
    <w:rsid w:val="001529EB"/>
    <w:rsid w:val="00155032"/>
    <w:rsid w:val="00157F89"/>
    <w:rsid w:val="00160E40"/>
    <w:rsid w:val="00161476"/>
    <w:rsid w:val="00161E2E"/>
    <w:rsid w:val="00162573"/>
    <w:rsid w:val="0016278E"/>
    <w:rsid w:val="00163CB1"/>
    <w:rsid w:val="0016414B"/>
    <w:rsid w:val="00164191"/>
    <w:rsid w:val="001645E0"/>
    <w:rsid w:val="001658F1"/>
    <w:rsid w:val="00171CA5"/>
    <w:rsid w:val="001720E8"/>
    <w:rsid w:val="001737B2"/>
    <w:rsid w:val="00174C2E"/>
    <w:rsid w:val="0017572D"/>
    <w:rsid w:val="00181398"/>
    <w:rsid w:val="00181B51"/>
    <w:rsid w:val="00181DCE"/>
    <w:rsid w:val="00184376"/>
    <w:rsid w:val="0018491C"/>
    <w:rsid w:val="00184BEB"/>
    <w:rsid w:val="00185FA6"/>
    <w:rsid w:val="0018643E"/>
    <w:rsid w:val="00187C18"/>
    <w:rsid w:val="00192043"/>
    <w:rsid w:val="001925D3"/>
    <w:rsid w:val="001931FB"/>
    <w:rsid w:val="001A01DC"/>
    <w:rsid w:val="001A1542"/>
    <w:rsid w:val="001A187C"/>
    <w:rsid w:val="001A3A04"/>
    <w:rsid w:val="001A3BC4"/>
    <w:rsid w:val="001A7078"/>
    <w:rsid w:val="001B05DA"/>
    <w:rsid w:val="001B2A31"/>
    <w:rsid w:val="001B3196"/>
    <w:rsid w:val="001B3365"/>
    <w:rsid w:val="001B46B9"/>
    <w:rsid w:val="001B5BE9"/>
    <w:rsid w:val="001B7042"/>
    <w:rsid w:val="001C0C67"/>
    <w:rsid w:val="001C0EE2"/>
    <w:rsid w:val="001C18A1"/>
    <w:rsid w:val="001C3BF6"/>
    <w:rsid w:val="001C4893"/>
    <w:rsid w:val="001C5250"/>
    <w:rsid w:val="001C5552"/>
    <w:rsid w:val="001C7391"/>
    <w:rsid w:val="001C7E10"/>
    <w:rsid w:val="001D0B4F"/>
    <w:rsid w:val="001D0C2D"/>
    <w:rsid w:val="001D1B07"/>
    <w:rsid w:val="001D25CF"/>
    <w:rsid w:val="001D3919"/>
    <w:rsid w:val="001D57FE"/>
    <w:rsid w:val="001D58F2"/>
    <w:rsid w:val="001D734A"/>
    <w:rsid w:val="001E15A6"/>
    <w:rsid w:val="001E2543"/>
    <w:rsid w:val="001E269B"/>
    <w:rsid w:val="001E498B"/>
    <w:rsid w:val="001F12E4"/>
    <w:rsid w:val="001F1EBF"/>
    <w:rsid w:val="001F34D1"/>
    <w:rsid w:val="001F41C6"/>
    <w:rsid w:val="001F427A"/>
    <w:rsid w:val="001F4AA6"/>
    <w:rsid w:val="001F4B52"/>
    <w:rsid w:val="001F7A2E"/>
    <w:rsid w:val="0020025B"/>
    <w:rsid w:val="00202170"/>
    <w:rsid w:val="00202A37"/>
    <w:rsid w:val="00202B25"/>
    <w:rsid w:val="00203033"/>
    <w:rsid w:val="00204B1F"/>
    <w:rsid w:val="00205149"/>
    <w:rsid w:val="00205D69"/>
    <w:rsid w:val="00206B2C"/>
    <w:rsid w:val="00207B62"/>
    <w:rsid w:val="00207BC7"/>
    <w:rsid w:val="00210152"/>
    <w:rsid w:val="00212419"/>
    <w:rsid w:val="00213C7E"/>
    <w:rsid w:val="00215356"/>
    <w:rsid w:val="0021656C"/>
    <w:rsid w:val="002202A2"/>
    <w:rsid w:val="00220F45"/>
    <w:rsid w:val="00221EF9"/>
    <w:rsid w:val="002225CF"/>
    <w:rsid w:val="00222B1E"/>
    <w:rsid w:val="00222DF2"/>
    <w:rsid w:val="00225F71"/>
    <w:rsid w:val="00226A24"/>
    <w:rsid w:val="002279BE"/>
    <w:rsid w:val="00227CD9"/>
    <w:rsid w:val="0023015F"/>
    <w:rsid w:val="00230D8F"/>
    <w:rsid w:val="002334D7"/>
    <w:rsid w:val="0023517B"/>
    <w:rsid w:val="0023554C"/>
    <w:rsid w:val="00235D7C"/>
    <w:rsid w:val="002435DD"/>
    <w:rsid w:val="00245708"/>
    <w:rsid w:val="002477BD"/>
    <w:rsid w:val="00250825"/>
    <w:rsid w:val="00251604"/>
    <w:rsid w:val="00253A5F"/>
    <w:rsid w:val="00253B61"/>
    <w:rsid w:val="00254511"/>
    <w:rsid w:val="00256BDF"/>
    <w:rsid w:val="00256F2D"/>
    <w:rsid w:val="00260BDA"/>
    <w:rsid w:val="00262723"/>
    <w:rsid w:val="00264DA3"/>
    <w:rsid w:val="00265935"/>
    <w:rsid w:val="0026594B"/>
    <w:rsid w:val="00265A69"/>
    <w:rsid w:val="00265ED0"/>
    <w:rsid w:val="0026630E"/>
    <w:rsid w:val="00266728"/>
    <w:rsid w:val="00266853"/>
    <w:rsid w:val="00267F39"/>
    <w:rsid w:val="00270217"/>
    <w:rsid w:val="00270747"/>
    <w:rsid w:val="0027076E"/>
    <w:rsid w:val="00270B75"/>
    <w:rsid w:val="00271BA7"/>
    <w:rsid w:val="002760EC"/>
    <w:rsid w:val="00281290"/>
    <w:rsid w:val="002814F3"/>
    <w:rsid w:val="002819BF"/>
    <w:rsid w:val="00282909"/>
    <w:rsid w:val="00283903"/>
    <w:rsid w:val="0028391A"/>
    <w:rsid w:val="00283BED"/>
    <w:rsid w:val="00283DFF"/>
    <w:rsid w:val="002843B8"/>
    <w:rsid w:val="00285DE7"/>
    <w:rsid w:val="0029091F"/>
    <w:rsid w:val="00292B5E"/>
    <w:rsid w:val="00292BB9"/>
    <w:rsid w:val="00293CA5"/>
    <w:rsid w:val="0029538B"/>
    <w:rsid w:val="002956D5"/>
    <w:rsid w:val="00295924"/>
    <w:rsid w:val="00297937"/>
    <w:rsid w:val="00297AD6"/>
    <w:rsid w:val="00297CDD"/>
    <w:rsid w:val="002A157F"/>
    <w:rsid w:val="002A2BC2"/>
    <w:rsid w:val="002A3370"/>
    <w:rsid w:val="002A35A7"/>
    <w:rsid w:val="002A3A3F"/>
    <w:rsid w:val="002A5041"/>
    <w:rsid w:val="002A5D57"/>
    <w:rsid w:val="002A6376"/>
    <w:rsid w:val="002B15AD"/>
    <w:rsid w:val="002B15B9"/>
    <w:rsid w:val="002B2B75"/>
    <w:rsid w:val="002B2ECB"/>
    <w:rsid w:val="002B361B"/>
    <w:rsid w:val="002B3C56"/>
    <w:rsid w:val="002B4622"/>
    <w:rsid w:val="002B4A6B"/>
    <w:rsid w:val="002B6457"/>
    <w:rsid w:val="002B690E"/>
    <w:rsid w:val="002C14A5"/>
    <w:rsid w:val="002C1F83"/>
    <w:rsid w:val="002C2F4F"/>
    <w:rsid w:val="002C3773"/>
    <w:rsid w:val="002C3FF3"/>
    <w:rsid w:val="002C4382"/>
    <w:rsid w:val="002C753B"/>
    <w:rsid w:val="002D07A6"/>
    <w:rsid w:val="002D09A3"/>
    <w:rsid w:val="002D1981"/>
    <w:rsid w:val="002D1FA6"/>
    <w:rsid w:val="002D2230"/>
    <w:rsid w:val="002D3630"/>
    <w:rsid w:val="002D386F"/>
    <w:rsid w:val="002D38FE"/>
    <w:rsid w:val="002D397E"/>
    <w:rsid w:val="002D44D0"/>
    <w:rsid w:val="002D5276"/>
    <w:rsid w:val="002D73D8"/>
    <w:rsid w:val="002D75FD"/>
    <w:rsid w:val="002E107B"/>
    <w:rsid w:val="002E2B98"/>
    <w:rsid w:val="002E3AFE"/>
    <w:rsid w:val="002E3BC7"/>
    <w:rsid w:val="002E60CD"/>
    <w:rsid w:val="002E685A"/>
    <w:rsid w:val="002E7E3D"/>
    <w:rsid w:val="002F0101"/>
    <w:rsid w:val="002F1D35"/>
    <w:rsid w:val="002F2004"/>
    <w:rsid w:val="002F274D"/>
    <w:rsid w:val="002F3253"/>
    <w:rsid w:val="002F4B38"/>
    <w:rsid w:val="002F672D"/>
    <w:rsid w:val="00301C24"/>
    <w:rsid w:val="00306A15"/>
    <w:rsid w:val="003073EB"/>
    <w:rsid w:val="00307B1C"/>
    <w:rsid w:val="00307D2B"/>
    <w:rsid w:val="00310167"/>
    <w:rsid w:val="003109FB"/>
    <w:rsid w:val="0031202D"/>
    <w:rsid w:val="00313311"/>
    <w:rsid w:val="003158B5"/>
    <w:rsid w:val="00316AD6"/>
    <w:rsid w:val="0032089C"/>
    <w:rsid w:val="00320A90"/>
    <w:rsid w:val="0032166B"/>
    <w:rsid w:val="0032228A"/>
    <w:rsid w:val="00322713"/>
    <w:rsid w:val="00322E88"/>
    <w:rsid w:val="00323024"/>
    <w:rsid w:val="0032381F"/>
    <w:rsid w:val="00323B78"/>
    <w:rsid w:val="0032485B"/>
    <w:rsid w:val="003251BB"/>
    <w:rsid w:val="0032678C"/>
    <w:rsid w:val="003276CE"/>
    <w:rsid w:val="00337118"/>
    <w:rsid w:val="00337271"/>
    <w:rsid w:val="003375FC"/>
    <w:rsid w:val="0034159D"/>
    <w:rsid w:val="00341A90"/>
    <w:rsid w:val="00343348"/>
    <w:rsid w:val="003437AD"/>
    <w:rsid w:val="00343B38"/>
    <w:rsid w:val="00343C84"/>
    <w:rsid w:val="0034444F"/>
    <w:rsid w:val="00345A9F"/>
    <w:rsid w:val="00345D12"/>
    <w:rsid w:val="00346DA7"/>
    <w:rsid w:val="00350D96"/>
    <w:rsid w:val="00351645"/>
    <w:rsid w:val="00352862"/>
    <w:rsid w:val="00356233"/>
    <w:rsid w:val="003562E8"/>
    <w:rsid w:val="00357973"/>
    <w:rsid w:val="00360917"/>
    <w:rsid w:val="0036110C"/>
    <w:rsid w:val="00363128"/>
    <w:rsid w:val="00372660"/>
    <w:rsid w:val="00372A1D"/>
    <w:rsid w:val="00373893"/>
    <w:rsid w:val="00375D60"/>
    <w:rsid w:val="003764C2"/>
    <w:rsid w:val="00376D31"/>
    <w:rsid w:val="00377160"/>
    <w:rsid w:val="00377479"/>
    <w:rsid w:val="00381CEF"/>
    <w:rsid w:val="00382867"/>
    <w:rsid w:val="00382872"/>
    <w:rsid w:val="00383724"/>
    <w:rsid w:val="00384E35"/>
    <w:rsid w:val="00385461"/>
    <w:rsid w:val="0038573F"/>
    <w:rsid w:val="003871CA"/>
    <w:rsid w:val="00387E0C"/>
    <w:rsid w:val="003916D9"/>
    <w:rsid w:val="00391F78"/>
    <w:rsid w:val="003934EA"/>
    <w:rsid w:val="003A032A"/>
    <w:rsid w:val="003A1109"/>
    <w:rsid w:val="003A1A53"/>
    <w:rsid w:val="003A29B4"/>
    <w:rsid w:val="003A37B0"/>
    <w:rsid w:val="003A41CD"/>
    <w:rsid w:val="003A5121"/>
    <w:rsid w:val="003A6B2C"/>
    <w:rsid w:val="003A79C6"/>
    <w:rsid w:val="003B0975"/>
    <w:rsid w:val="003B0F6F"/>
    <w:rsid w:val="003B1FA7"/>
    <w:rsid w:val="003B2362"/>
    <w:rsid w:val="003B35C5"/>
    <w:rsid w:val="003B6323"/>
    <w:rsid w:val="003C10A9"/>
    <w:rsid w:val="003C1483"/>
    <w:rsid w:val="003C193C"/>
    <w:rsid w:val="003C2958"/>
    <w:rsid w:val="003C410C"/>
    <w:rsid w:val="003C4E26"/>
    <w:rsid w:val="003C4E9B"/>
    <w:rsid w:val="003C4ED0"/>
    <w:rsid w:val="003C591A"/>
    <w:rsid w:val="003C79E9"/>
    <w:rsid w:val="003D04B1"/>
    <w:rsid w:val="003D0E79"/>
    <w:rsid w:val="003D10E5"/>
    <w:rsid w:val="003D13EE"/>
    <w:rsid w:val="003D1A58"/>
    <w:rsid w:val="003D1BDB"/>
    <w:rsid w:val="003D21AC"/>
    <w:rsid w:val="003D271D"/>
    <w:rsid w:val="003D289C"/>
    <w:rsid w:val="003D60C3"/>
    <w:rsid w:val="003D61E2"/>
    <w:rsid w:val="003D7857"/>
    <w:rsid w:val="003E2F82"/>
    <w:rsid w:val="003E3BE1"/>
    <w:rsid w:val="003E3D84"/>
    <w:rsid w:val="003E3DE4"/>
    <w:rsid w:val="003E5D7C"/>
    <w:rsid w:val="003E6AD1"/>
    <w:rsid w:val="003E72FF"/>
    <w:rsid w:val="003F0A8B"/>
    <w:rsid w:val="003F0C85"/>
    <w:rsid w:val="003F0DA8"/>
    <w:rsid w:val="003F18C8"/>
    <w:rsid w:val="003F3933"/>
    <w:rsid w:val="003F3A0E"/>
    <w:rsid w:val="003F3FB8"/>
    <w:rsid w:val="003F5952"/>
    <w:rsid w:val="003F74C2"/>
    <w:rsid w:val="003F76CF"/>
    <w:rsid w:val="0040227D"/>
    <w:rsid w:val="004036EE"/>
    <w:rsid w:val="00403C50"/>
    <w:rsid w:val="0040510B"/>
    <w:rsid w:val="00405110"/>
    <w:rsid w:val="00407ED2"/>
    <w:rsid w:val="004110BB"/>
    <w:rsid w:val="004152D3"/>
    <w:rsid w:val="00415FB5"/>
    <w:rsid w:val="004164D4"/>
    <w:rsid w:val="00416664"/>
    <w:rsid w:val="00416965"/>
    <w:rsid w:val="00417451"/>
    <w:rsid w:val="00420B2B"/>
    <w:rsid w:val="0042201C"/>
    <w:rsid w:val="00423391"/>
    <w:rsid w:val="004248E9"/>
    <w:rsid w:val="00425F42"/>
    <w:rsid w:val="004271BC"/>
    <w:rsid w:val="00427222"/>
    <w:rsid w:val="0043153B"/>
    <w:rsid w:val="0043189B"/>
    <w:rsid w:val="00432CB8"/>
    <w:rsid w:val="00432EF3"/>
    <w:rsid w:val="00435C7A"/>
    <w:rsid w:val="00436A49"/>
    <w:rsid w:val="00436C26"/>
    <w:rsid w:val="00437041"/>
    <w:rsid w:val="00440E85"/>
    <w:rsid w:val="00442BD9"/>
    <w:rsid w:val="00450D95"/>
    <w:rsid w:val="00451E1F"/>
    <w:rsid w:val="0045643E"/>
    <w:rsid w:val="004569DD"/>
    <w:rsid w:val="004578A5"/>
    <w:rsid w:val="0046085E"/>
    <w:rsid w:val="004614A6"/>
    <w:rsid w:val="0046170B"/>
    <w:rsid w:val="004641A1"/>
    <w:rsid w:val="00464B2F"/>
    <w:rsid w:val="00464F37"/>
    <w:rsid w:val="0046564F"/>
    <w:rsid w:val="00472C7A"/>
    <w:rsid w:val="00473C2F"/>
    <w:rsid w:val="004744CB"/>
    <w:rsid w:val="00474712"/>
    <w:rsid w:val="00475A5E"/>
    <w:rsid w:val="004766BA"/>
    <w:rsid w:val="00476C37"/>
    <w:rsid w:val="0048159C"/>
    <w:rsid w:val="00481E28"/>
    <w:rsid w:val="00486C89"/>
    <w:rsid w:val="00487F01"/>
    <w:rsid w:val="00490ED2"/>
    <w:rsid w:val="0049514F"/>
    <w:rsid w:val="0049691F"/>
    <w:rsid w:val="00497A33"/>
    <w:rsid w:val="004A034B"/>
    <w:rsid w:val="004A1FA0"/>
    <w:rsid w:val="004A2F3A"/>
    <w:rsid w:val="004A3BBC"/>
    <w:rsid w:val="004A40F0"/>
    <w:rsid w:val="004A4146"/>
    <w:rsid w:val="004A4787"/>
    <w:rsid w:val="004A5839"/>
    <w:rsid w:val="004A5CD6"/>
    <w:rsid w:val="004A5E5D"/>
    <w:rsid w:val="004A5F1D"/>
    <w:rsid w:val="004A696B"/>
    <w:rsid w:val="004A6F8F"/>
    <w:rsid w:val="004A720F"/>
    <w:rsid w:val="004A7608"/>
    <w:rsid w:val="004A7FEA"/>
    <w:rsid w:val="004B082F"/>
    <w:rsid w:val="004B24A0"/>
    <w:rsid w:val="004B4972"/>
    <w:rsid w:val="004B6707"/>
    <w:rsid w:val="004B75E0"/>
    <w:rsid w:val="004C2AAD"/>
    <w:rsid w:val="004C36DB"/>
    <w:rsid w:val="004C4439"/>
    <w:rsid w:val="004C45EB"/>
    <w:rsid w:val="004C52FC"/>
    <w:rsid w:val="004C5FCB"/>
    <w:rsid w:val="004C6020"/>
    <w:rsid w:val="004C61C2"/>
    <w:rsid w:val="004C6A4A"/>
    <w:rsid w:val="004C75C1"/>
    <w:rsid w:val="004D0425"/>
    <w:rsid w:val="004D186F"/>
    <w:rsid w:val="004D3DF4"/>
    <w:rsid w:val="004D52CD"/>
    <w:rsid w:val="004D5A7E"/>
    <w:rsid w:val="004D5CAE"/>
    <w:rsid w:val="004D6E2A"/>
    <w:rsid w:val="004D791A"/>
    <w:rsid w:val="004E02E5"/>
    <w:rsid w:val="004E0A05"/>
    <w:rsid w:val="004E0AA8"/>
    <w:rsid w:val="004E0D7E"/>
    <w:rsid w:val="004E1748"/>
    <w:rsid w:val="004E1A57"/>
    <w:rsid w:val="004F0FA7"/>
    <w:rsid w:val="004F1FD8"/>
    <w:rsid w:val="004F277A"/>
    <w:rsid w:val="004F28B0"/>
    <w:rsid w:val="004F4999"/>
    <w:rsid w:val="004F5684"/>
    <w:rsid w:val="004F5FB2"/>
    <w:rsid w:val="004F6DDA"/>
    <w:rsid w:val="00500473"/>
    <w:rsid w:val="005039D8"/>
    <w:rsid w:val="0050656D"/>
    <w:rsid w:val="00507034"/>
    <w:rsid w:val="0050769C"/>
    <w:rsid w:val="005100B8"/>
    <w:rsid w:val="005117DC"/>
    <w:rsid w:val="00511A4C"/>
    <w:rsid w:val="005128CF"/>
    <w:rsid w:val="00513644"/>
    <w:rsid w:val="00513CFB"/>
    <w:rsid w:val="00514BD0"/>
    <w:rsid w:val="00516337"/>
    <w:rsid w:val="00516395"/>
    <w:rsid w:val="005163DD"/>
    <w:rsid w:val="00523197"/>
    <w:rsid w:val="00523BE2"/>
    <w:rsid w:val="0052470D"/>
    <w:rsid w:val="00524E13"/>
    <w:rsid w:val="00525A7F"/>
    <w:rsid w:val="00526A13"/>
    <w:rsid w:val="00531313"/>
    <w:rsid w:val="005319BD"/>
    <w:rsid w:val="00531D40"/>
    <w:rsid w:val="00532B82"/>
    <w:rsid w:val="00532ED5"/>
    <w:rsid w:val="00534ADB"/>
    <w:rsid w:val="00535A76"/>
    <w:rsid w:val="00536D96"/>
    <w:rsid w:val="0054073B"/>
    <w:rsid w:val="00540857"/>
    <w:rsid w:val="005417D4"/>
    <w:rsid w:val="0054378B"/>
    <w:rsid w:val="0054401F"/>
    <w:rsid w:val="005448C3"/>
    <w:rsid w:val="005468F0"/>
    <w:rsid w:val="00547A11"/>
    <w:rsid w:val="00550762"/>
    <w:rsid w:val="00552F84"/>
    <w:rsid w:val="00553C5D"/>
    <w:rsid w:val="0055475B"/>
    <w:rsid w:val="00555A0E"/>
    <w:rsid w:val="00555A4B"/>
    <w:rsid w:val="0055671E"/>
    <w:rsid w:val="0055752D"/>
    <w:rsid w:val="0056004A"/>
    <w:rsid w:val="00562C8A"/>
    <w:rsid w:val="00563D4E"/>
    <w:rsid w:val="00564217"/>
    <w:rsid w:val="005645FB"/>
    <w:rsid w:val="00566CC0"/>
    <w:rsid w:val="00567205"/>
    <w:rsid w:val="00567A06"/>
    <w:rsid w:val="00571EC6"/>
    <w:rsid w:val="0057476E"/>
    <w:rsid w:val="005748F1"/>
    <w:rsid w:val="00577CC1"/>
    <w:rsid w:val="0058084B"/>
    <w:rsid w:val="00580A2A"/>
    <w:rsid w:val="005820A1"/>
    <w:rsid w:val="00582B28"/>
    <w:rsid w:val="005836B5"/>
    <w:rsid w:val="005846BB"/>
    <w:rsid w:val="00585AE2"/>
    <w:rsid w:val="005868C0"/>
    <w:rsid w:val="00586C77"/>
    <w:rsid w:val="005871DD"/>
    <w:rsid w:val="00587D28"/>
    <w:rsid w:val="00587FFC"/>
    <w:rsid w:val="00591749"/>
    <w:rsid w:val="00591D69"/>
    <w:rsid w:val="00593C59"/>
    <w:rsid w:val="00594E74"/>
    <w:rsid w:val="00595B01"/>
    <w:rsid w:val="0059650C"/>
    <w:rsid w:val="00596DCA"/>
    <w:rsid w:val="005975DB"/>
    <w:rsid w:val="005A07F1"/>
    <w:rsid w:val="005A0901"/>
    <w:rsid w:val="005A0944"/>
    <w:rsid w:val="005A32AF"/>
    <w:rsid w:val="005A3BD9"/>
    <w:rsid w:val="005A42F6"/>
    <w:rsid w:val="005A48DA"/>
    <w:rsid w:val="005A4F3D"/>
    <w:rsid w:val="005A5934"/>
    <w:rsid w:val="005A75F7"/>
    <w:rsid w:val="005A7BFB"/>
    <w:rsid w:val="005A7DF6"/>
    <w:rsid w:val="005B150A"/>
    <w:rsid w:val="005B25B7"/>
    <w:rsid w:val="005B78D7"/>
    <w:rsid w:val="005C0B6F"/>
    <w:rsid w:val="005C0E98"/>
    <w:rsid w:val="005C10B6"/>
    <w:rsid w:val="005C4138"/>
    <w:rsid w:val="005C43BB"/>
    <w:rsid w:val="005C4E7D"/>
    <w:rsid w:val="005C52E2"/>
    <w:rsid w:val="005C5EB8"/>
    <w:rsid w:val="005D0016"/>
    <w:rsid w:val="005D004D"/>
    <w:rsid w:val="005D038B"/>
    <w:rsid w:val="005D0781"/>
    <w:rsid w:val="005D2601"/>
    <w:rsid w:val="005D310C"/>
    <w:rsid w:val="005D3380"/>
    <w:rsid w:val="005D3DC4"/>
    <w:rsid w:val="005D4AD0"/>
    <w:rsid w:val="005D5194"/>
    <w:rsid w:val="005D56D7"/>
    <w:rsid w:val="005D5890"/>
    <w:rsid w:val="005D714D"/>
    <w:rsid w:val="005E1E56"/>
    <w:rsid w:val="005E35B5"/>
    <w:rsid w:val="005E4035"/>
    <w:rsid w:val="005E49DB"/>
    <w:rsid w:val="005E4E85"/>
    <w:rsid w:val="005E57CD"/>
    <w:rsid w:val="005E5E53"/>
    <w:rsid w:val="005F2DA8"/>
    <w:rsid w:val="005F3025"/>
    <w:rsid w:val="005F5241"/>
    <w:rsid w:val="005F5301"/>
    <w:rsid w:val="005F62D0"/>
    <w:rsid w:val="005F7A1A"/>
    <w:rsid w:val="006025A0"/>
    <w:rsid w:val="006025D0"/>
    <w:rsid w:val="00604FA8"/>
    <w:rsid w:val="0060676C"/>
    <w:rsid w:val="00611792"/>
    <w:rsid w:val="006120BB"/>
    <w:rsid w:val="00615D88"/>
    <w:rsid w:val="0061742E"/>
    <w:rsid w:val="00617A44"/>
    <w:rsid w:val="0062066F"/>
    <w:rsid w:val="006231CC"/>
    <w:rsid w:val="0062348D"/>
    <w:rsid w:val="00624459"/>
    <w:rsid w:val="006244E7"/>
    <w:rsid w:val="006249E6"/>
    <w:rsid w:val="00625C78"/>
    <w:rsid w:val="006261B7"/>
    <w:rsid w:val="006278B7"/>
    <w:rsid w:val="00631E7A"/>
    <w:rsid w:val="00633624"/>
    <w:rsid w:val="0063714A"/>
    <w:rsid w:val="00637ED8"/>
    <w:rsid w:val="00640353"/>
    <w:rsid w:val="00640B6E"/>
    <w:rsid w:val="0064184E"/>
    <w:rsid w:val="006432FE"/>
    <w:rsid w:val="00643BA0"/>
    <w:rsid w:val="00643BA3"/>
    <w:rsid w:val="00644B77"/>
    <w:rsid w:val="00644CFB"/>
    <w:rsid w:val="00644E86"/>
    <w:rsid w:val="00645C54"/>
    <w:rsid w:val="00646770"/>
    <w:rsid w:val="00647364"/>
    <w:rsid w:val="00647B38"/>
    <w:rsid w:val="00651B17"/>
    <w:rsid w:val="00653529"/>
    <w:rsid w:val="006541E9"/>
    <w:rsid w:val="00655FEC"/>
    <w:rsid w:val="00660741"/>
    <w:rsid w:val="00663E9F"/>
    <w:rsid w:val="00664AF3"/>
    <w:rsid w:val="00671105"/>
    <w:rsid w:val="0067346B"/>
    <w:rsid w:val="00676B50"/>
    <w:rsid w:val="00680915"/>
    <w:rsid w:val="006828B6"/>
    <w:rsid w:val="006834A8"/>
    <w:rsid w:val="00685189"/>
    <w:rsid w:val="0068548C"/>
    <w:rsid w:val="006857A0"/>
    <w:rsid w:val="00686381"/>
    <w:rsid w:val="0068712D"/>
    <w:rsid w:val="0068771A"/>
    <w:rsid w:val="00690F38"/>
    <w:rsid w:val="006925BF"/>
    <w:rsid w:val="00692BDB"/>
    <w:rsid w:val="00693700"/>
    <w:rsid w:val="00694FDB"/>
    <w:rsid w:val="006964FF"/>
    <w:rsid w:val="006A012D"/>
    <w:rsid w:val="006A0C01"/>
    <w:rsid w:val="006A0F3A"/>
    <w:rsid w:val="006A2080"/>
    <w:rsid w:val="006A22FB"/>
    <w:rsid w:val="006A6FF7"/>
    <w:rsid w:val="006A71E9"/>
    <w:rsid w:val="006A7918"/>
    <w:rsid w:val="006B01C6"/>
    <w:rsid w:val="006B11BE"/>
    <w:rsid w:val="006B1C4A"/>
    <w:rsid w:val="006B4494"/>
    <w:rsid w:val="006B44EC"/>
    <w:rsid w:val="006B5D6C"/>
    <w:rsid w:val="006B5EF2"/>
    <w:rsid w:val="006C0296"/>
    <w:rsid w:val="006C2C44"/>
    <w:rsid w:val="006C456F"/>
    <w:rsid w:val="006C4F80"/>
    <w:rsid w:val="006C63AB"/>
    <w:rsid w:val="006C7721"/>
    <w:rsid w:val="006C7845"/>
    <w:rsid w:val="006C78A9"/>
    <w:rsid w:val="006C7F29"/>
    <w:rsid w:val="006D094E"/>
    <w:rsid w:val="006D154B"/>
    <w:rsid w:val="006D1D24"/>
    <w:rsid w:val="006D1E51"/>
    <w:rsid w:val="006D2815"/>
    <w:rsid w:val="006D35FE"/>
    <w:rsid w:val="006D3759"/>
    <w:rsid w:val="006D56AF"/>
    <w:rsid w:val="006D7C68"/>
    <w:rsid w:val="006E1BED"/>
    <w:rsid w:val="006E39D2"/>
    <w:rsid w:val="006E4A55"/>
    <w:rsid w:val="006F0AAF"/>
    <w:rsid w:val="006F14B1"/>
    <w:rsid w:val="006F1BF3"/>
    <w:rsid w:val="006F36A5"/>
    <w:rsid w:val="006F5146"/>
    <w:rsid w:val="006F7822"/>
    <w:rsid w:val="006F7B81"/>
    <w:rsid w:val="00700426"/>
    <w:rsid w:val="0070169A"/>
    <w:rsid w:val="00701A5F"/>
    <w:rsid w:val="007022E8"/>
    <w:rsid w:val="0070667E"/>
    <w:rsid w:val="007067D3"/>
    <w:rsid w:val="007079FF"/>
    <w:rsid w:val="007108D7"/>
    <w:rsid w:val="00710F3D"/>
    <w:rsid w:val="0071105F"/>
    <w:rsid w:val="00711CD5"/>
    <w:rsid w:val="00713B55"/>
    <w:rsid w:val="00715DA2"/>
    <w:rsid w:val="0071716C"/>
    <w:rsid w:val="00717403"/>
    <w:rsid w:val="0071779B"/>
    <w:rsid w:val="00723025"/>
    <w:rsid w:val="007236D0"/>
    <w:rsid w:val="00723C70"/>
    <w:rsid w:val="00726973"/>
    <w:rsid w:val="007302C0"/>
    <w:rsid w:val="0073068E"/>
    <w:rsid w:val="00734F03"/>
    <w:rsid w:val="007360CB"/>
    <w:rsid w:val="00736C36"/>
    <w:rsid w:val="0073730F"/>
    <w:rsid w:val="00740824"/>
    <w:rsid w:val="00740C5A"/>
    <w:rsid w:val="00741548"/>
    <w:rsid w:val="00741F43"/>
    <w:rsid w:val="007421F5"/>
    <w:rsid w:val="00745192"/>
    <w:rsid w:val="00750BE2"/>
    <w:rsid w:val="007534CA"/>
    <w:rsid w:val="00753F76"/>
    <w:rsid w:val="00755B82"/>
    <w:rsid w:val="0075792E"/>
    <w:rsid w:val="0076050E"/>
    <w:rsid w:val="0076211D"/>
    <w:rsid w:val="007626C6"/>
    <w:rsid w:val="007628EA"/>
    <w:rsid w:val="00764AAD"/>
    <w:rsid w:val="007658C8"/>
    <w:rsid w:val="0076684B"/>
    <w:rsid w:val="007712CA"/>
    <w:rsid w:val="00771632"/>
    <w:rsid w:val="0077265B"/>
    <w:rsid w:val="00772F22"/>
    <w:rsid w:val="00774E50"/>
    <w:rsid w:val="00775951"/>
    <w:rsid w:val="00777987"/>
    <w:rsid w:val="00777E19"/>
    <w:rsid w:val="00781169"/>
    <w:rsid w:val="00781D50"/>
    <w:rsid w:val="00781FF2"/>
    <w:rsid w:val="0078267E"/>
    <w:rsid w:val="00784401"/>
    <w:rsid w:val="00784996"/>
    <w:rsid w:val="00785F99"/>
    <w:rsid w:val="007875EC"/>
    <w:rsid w:val="007876D7"/>
    <w:rsid w:val="00787704"/>
    <w:rsid w:val="00790FE2"/>
    <w:rsid w:val="00791518"/>
    <w:rsid w:val="007920CB"/>
    <w:rsid w:val="0079660E"/>
    <w:rsid w:val="007A0932"/>
    <w:rsid w:val="007A18B5"/>
    <w:rsid w:val="007A231C"/>
    <w:rsid w:val="007A2482"/>
    <w:rsid w:val="007A298C"/>
    <w:rsid w:val="007A41D6"/>
    <w:rsid w:val="007A4D70"/>
    <w:rsid w:val="007A664C"/>
    <w:rsid w:val="007A7A7C"/>
    <w:rsid w:val="007A7C31"/>
    <w:rsid w:val="007B1241"/>
    <w:rsid w:val="007B3A79"/>
    <w:rsid w:val="007B5E57"/>
    <w:rsid w:val="007B6117"/>
    <w:rsid w:val="007B6BA4"/>
    <w:rsid w:val="007B6E3D"/>
    <w:rsid w:val="007B7323"/>
    <w:rsid w:val="007B7626"/>
    <w:rsid w:val="007C51D4"/>
    <w:rsid w:val="007C5596"/>
    <w:rsid w:val="007C5E94"/>
    <w:rsid w:val="007C659B"/>
    <w:rsid w:val="007C6DA7"/>
    <w:rsid w:val="007D157D"/>
    <w:rsid w:val="007D15FE"/>
    <w:rsid w:val="007D21FA"/>
    <w:rsid w:val="007D4432"/>
    <w:rsid w:val="007D48BB"/>
    <w:rsid w:val="007E18FA"/>
    <w:rsid w:val="007E2309"/>
    <w:rsid w:val="007E321D"/>
    <w:rsid w:val="007E3629"/>
    <w:rsid w:val="007E379F"/>
    <w:rsid w:val="007E38E3"/>
    <w:rsid w:val="007E7925"/>
    <w:rsid w:val="007F013E"/>
    <w:rsid w:val="007F1607"/>
    <w:rsid w:val="007F1C92"/>
    <w:rsid w:val="007F1E62"/>
    <w:rsid w:val="007F2DB7"/>
    <w:rsid w:val="007F4BCD"/>
    <w:rsid w:val="007F6EE6"/>
    <w:rsid w:val="007F7AFA"/>
    <w:rsid w:val="007F7D66"/>
    <w:rsid w:val="00801A49"/>
    <w:rsid w:val="00801F98"/>
    <w:rsid w:val="0080340A"/>
    <w:rsid w:val="00804D70"/>
    <w:rsid w:val="00804DFF"/>
    <w:rsid w:val="00806792"/>
    <w:rsid w:val="00806E35"/>
    <w:rsid w:val="00807547"/>
    <w:rsid w:val="0081016C"/>
    <w:rsid w:val="008105BA"/>
    <w:rsid w:val="00810866"/>
    <w:rsid w:val="00810A6E"/>
    <w:rsid w:val="008119FA"/>
    <w:rsid w:val="00813A24"/>
    <w:rsid w:val="008156D0"/>
    <w:rsid w:val="00815D3F"/>
    <w:rsid w:val="00816B7F"/>
    <w:rsid w:val="00816F3B"/>
    <w:rsid w:val="008201B5"/>
    <w:rsid w:val="008210A3"/>
    <w:rsid w:val="00826475"/>
    <w:rsid w:val="00826D01"/>
    <w:rsid w:val="00830D4F"/>
    <w:rsid w:val="00831D7E"/>
    <w:rsid w:val="008327D6"/>
    <w:rsid w:val="00833E26"/>
    <w:rsid w:val="008345B3"/>
    <w:rsid w:val="00834B27"/>
    <w:rsid w:val="0083508D"/>
    <w:rsid w:val="008355BC"/>
    <w:rsid w:val="00837349"/>
    <w:rsid w:val="008411A4"/>
    <w:rsid w:val="008440AA"/>
    <w:rsid w:val="00847B5A"/>
    <w:rsid w:val="00850CBF"/>
    <w:rsid w:val="00851707"/>
    <w:rsid w:val="00852CCF"/>
    <w:rsid w:val="00853C19"/>
    <w:rsid w:val="00853CCF"/>
    <w:rsid w:val="00854B3F"/>
    <w:rsid w:val="008552D9"/>
    <w:rsid w:val="00857074"/>
    <w:rsid w:val="00862008"/>
    <w:rsid w:val="00862F16"/>
    <w:rsid w:val="0086724A"/>
    <w:rsid w:val="00870B42"/>
    <w:rsid w:val="00871505"/>
    <w:rsid w:val="00872232"/>
    <w:rsid w:val="008727E4"/>
    <w:rsid w:val="0087487A"/>
    <w:rsid w:val="00874B65"/>
    <w:rsid w:val="00875D8D"/>
    <w:rsid w:val="00877ABD"/>
    <w:rsid w:val="00877B99"/>
    <w:rsid w:val="008817BD"/>
    <w:rsid w:val="00881F3D"/>
    <w:rsid w:val="00882C3A"/>
    <w:rsid w:val="008838ED"/>
    <w:rsid w:val="0088575F"/>
    <w:rsid w:val="0089027D"/>
    <w:rsid w:val="0089164F"/>
    <w:rsid w:val="00892AFC"/>
    <w:rsid w:val="008934D4"/>
    <w:rsid w:val="00894620"/>
    <w:rsid w:val="00894EEB"/>
    <w:rsid w:val="008958B1"/>
    <w:rsid w:val="008A0E5A"/>
    <w:rsid w:val="008A6AB4"/>
    <w:rsid w:val="008A6D1E"/>
    <w:rsid w:val="008A724D"/>
    <w:rsid w:val="008B153D"/>
    <w:rsid w:val="008B4DF9"/>
    <w:rsid w:val="008B59F6"/>
    <w:rsid w:val="008B5FC1"/>
    <w:rsid w:val="008B6693"/>
    <w:rsid w:val="008B68F2"/>
    <w:rsid w:val="008B6C30"/>
    <w:rsid w:val="008C088D"/>
    <w:rsid w:val="008C0F70"/>
    <w:rsid w:val="008C12A8"/>
    <w:rsid w:val="008C13EF"/>
    <w:rsid w:val="008C1690"/>
    <w:rsid w:val="008C2B9C"/>
    <w:rsid w:val="008C331C"/>
    <w:rsid w:val="008C54BA"/>
    <w:rsid w:val="008C55E9"/>
    <w:rsid w:val="008C6A74"/>
    <w:rsid w:val="008C7DE8"/>
    <w:rsid w:val="008D12D9"/>
    <w:rsid w:val="008D231B"/>
    <w:rsid w:val="008D30C4"/>
    <w:rsid w:val="008D512C"/>
    <w:rsid w:val="008D54B9"/>
    <w:rsid w:val="008D5CAE"/>
    <w:rsid w:val="008D5D83"/>
    <w:rsid w:val="008D6473"/>
    <w:rsid w:val="008D6803"/>
    <w:rsid w:val="008D6E9A"/>
    <w:rsid w:val="008D7A6C"/>
    <w:rsid w:val="008E0D4A"/>
    <w:rsid w:val="008E3A95"/>
    <w:rsid w:val="008E3CD0"/>
    <w:rsid w:val="008E4505"/>
    <w:rsid w:val="008E4D6F"/>
    <w:rsid w:val="008E559C"/>
    <w:rsid w:val="008E5B1F"/>
    <w:rsid w:val="008E62F7"/>
    <w:rsid w:val="008F0FEA"/>
    <w:rsid w:val="008F2103"/>
    <w:rsid w:val="008F3D59"/>
    <w:rsid w:val="00900815"/>
    <w:rsid w:val="00900A45"/>
    <w:rsid w:val="00902A1A"/>
    <w:rsid w:val="00904913"/>
    <w:rsid w:val="00904B9F"/>
    <w:rsid w:val="009065BA"/>
    <w:rsid w:val="00906B6B"/>
    <w:rsid w:val="00907220"/>
    <w:rsid w:val="00907407"/>
    <w:rsid w:val="00907A0C"/>
    <w:rsid w:val="009100BB"/>
    <w:rsid w:val="009118CA"/>
    <w:rsid w:val="00913039"/>
    <w:rsid w:val="009157A1"/>
    <w:rsid w:val="00917FF1"/>
    <w:rsid w:val="0092240B"/>
    <w:rsid w:val="009228B8"/>
    <w:rsid w:val="009254AA"/>
    <w:rsid w:val="00925812"/>
    <w:rsid w:val="0092721C"/>
    <w:rsid w:val="009303A0"/>
    <w:rsid w:val="00930A7F"/>
    <w:rsid w:val="00931D61"/>
    <w:rsid w:val="00932039"/>
    <w:rsid w:val="0093239F"/>
    <w:rsid w:val="00935946"/>
    <w:rsid w:val="00935FD8"/>
    <w:rsid w:val="009373A5"/>
    <w:rsid w:val="00940658"/>
    <w:rsid w:val="00940D51"/>
    <w:rsid w:val="0094124B"/>
    <w:rsid w:val="00941CBF"/>
    <w:rsid w:val="0094300E"/>
    <w:rsid w:val="009430D0"/>
    <w:rsid w:val="00943A69"/>
    <w:rsid w:val="00947089"/>
    <w:rsid w:val="00947133"/>
    <w:rsid w:val="0094725F"/>
    <w:rsid w:val="00950639"/>
    <w:rsid w:val="00952654"/>
    <w:rsid w:val="00953D0D"/>
    <w:rsid w:val="00953F23"/>
    <w:rsid w:val="009541F0"/>
    <w:rsid w:val="009555F4"/>
    <w:rsid w:val="009558BF"/>
    <w:rsid w:val="00956451"/>
    <w:rsid w:val="009567F8"/>
    <w:rsid w:val="00956B6E"/>
    <w:rsid w:val="009605FF"/>
    <w:rsid w:val="009612C4"/>
    <w:rsid w:val="009613F9"/>
    <w:rsid w:val="00961756"/>
    <w:rsid w:val="00962634"/>
    <w:rsid w:val="0096521E"/>
    <w:rsid w:val="00966602"/>
    <w:rsid w:val="009674BB"/>
    <w:rsid w:val="00967E15"/>
    <w:rsid w:val="009709EB"/>
    <w:rsid w:val="00971CA2"/>
    <w:rsid w:val="009726F3"/>
    <w:rsid w:val="009747E0"/>
    <w:rsid w:val="00974A37"/>
    <w:rsid w:val="00974C6C"/>
    <w:rsid w:val="0097646C"/>
    <w:rsid w:val="00976F4F"/>
    <w:rsid w:val="009817B9"/>
    <w:rsid w:val="0098260C"/>
    <w:rsid w:val="00982926"/>
    <w:rsid w:val="009850D9"/>
    <w:rsid w:val="00985E6C"/>
    <w:rsid w:val="00987390"/>
    <w:rsid w:val="00990091"/>
    <w:rsid w:val="009902EC"/>
    <w:rsid w:val="00993316"/>
    <w:rsid w:val="009935CA"/>
    <w:rsid w:val="00993AC3"/>
    <w:rsid w:val="00993FF4"/>
    <w:rsid w:val="00995B81"/>
    <w:rsid w:val="00997ACC"/>
    <w:rsid w:val="009A15BD"/>
    <w:rsid w:val="009A16E8"/>
    <w:rsid w:val="009A2708"/>
    <w:rsid w:val="009A31A5"/>
    <w:rsid w:val="009A37C0"/>
    <w:rsid w:val="009A3D91"/>
    <w:rsid w:val="009A5CD1"/>
    <w:rsid w:val="009A6FE5"/>
    <w:rsid w:val="009B0AAE"/>
    <w:rsid w:val="009B3084"/>
    <w:rsid w:val="009C12C5"/>
    <w:rsid w:val="009C1467"/>
    <w:rsid w:val="009C290C"/>
    <w:rsid w:val="009C381C"/>
    <w:rsid w:val="009C3BE3"/>
    <w:rsid w:val="009C64A8"/>
    <w:rsid w:val="009C6EBD"/>
    <w:rsid w:val="009D0034"/>
    <w:rsid w:val="009D013B"/>
    <w:rsid w:val="009D0560"/>
    <w:rsid w:val="009D0AFE"/>
    <w:rsid w:val="009D3076"/>
    <w:rsid w:val="009D4250"/>
    <w:rsid w:val="009D697F"/>
    <w:rsid w:val="009D7665"/>
    <w:rsid w:val="009E2C94"/>
    <w:rsid w:val="009E2D05"/>
    <w:rsid w:val="009E3E82"/>
    <w:rsid w:val="009E499D"/>
    <w:rsid w:val="009E683D"/>
    <w:rsid w:val="009E6F0B"/>
    <w:rsid w:val="009E7460"/>
    <w:rsid w:val="009E7E31"/>
    <w:rsid w:val="009F03A1"/>
    <w:rsid w:val="009F079D"/>
    <w:rsid w:val="009F151B"/>
    <w:rsid w:val="009F1AA8"/>
    <w:rsid w:val="009F1DC2"/>
    <w:rsid w:val="00A019CB"/>
    <w:rsid w:val="00A03046"/>
    <w:rsid w:val="00A06725"/>
    <w:rsid w:val="00A07C1C"/>
    <w:rsid w:val="00A12275"/>
    <w:rsid w:val="00A12ACE"/>
    <w:rsid w:val="00A13F35"/>
    <w:rsid w:val="00A146C2"/>
    <w:rsid w:val="00A152BA"/>
    <w:rsid w:val="00A15A64"/>
    <w:rsid w:val="00A16275"/>
    <w:rsid w:val="00A16EE7"/>
    <w:rsid w:val="00A16F85"/>
    <w:rsid w:val="00A210E4"/>
    <w:rsid w:val="00A21829"/>
    <w:rsid w:val="00A2201D"/>
    <w:rsid w:val="00A22BFD"/>
    <w:rsid w:val="00A24094"/>
    <w:rsid w:val="00A25025"/>
    <w:rsid w:val="00A26B3D"/>
    <w:rsid w:val="00A2751E"/>
    <w:rsid w:val="00A31A20"/>
    <w:rsid w:val="00A32446"/>
    <w:rsid w:val="00A327D1"/>
    <w:rsid w:val="00A32DB8"/>
    <w:rsid w:val="00A333EC"/>
    <w:rsid w:val="00A354E8"/>
    <w:rsid w:val="00A3589A"/>
    <w:rsid w:val="00A36821"/>
    <w:rsid w:val="00A36F59"/>
    <w:rsid w:val="00A40C1B"/>
    <w:rsid w:val="00A412DA"/>
    <w:rsid w:val="00A41A26"/>
    <w:rsid w:val="00A421E1"/>
    <w:rsid w:val="00A42CE2"/>
    <w:rsid w:val="00A4306D"/>
    <w:rsid w:val="00A43DBF"/>
    <w:rsid w:val="00A44EB9"/>
    <w:rsid w:val="00A46123"/>
    <w:rsid w:val="00A465C6"/>
    <w:rsid w:val="00A50011"/>
    <w:rsid w:val="00A51AB5"/>
    <w:rsid w:val="00A564B3"/>
    <w:rsid w:val="00A62CD7"/>
    <w:rsid w:val="00A638EA"/>
    <w:rsid w:val="00A64233"/>
    <w:rsid w:val="00A70AA3"/>
    <w:rsid w:val="00A70D6E"/>
    <w:rsid w:val="00A70D89"/>
    <w:rsid w:val="00A72A2B"/>
    <w:rsid w:val="00A73786"/>
    <w:rsid w:val="00A75C7D"/>
    <w:rsid w:val="00A761EB"/>
    <w:rsid w:val="00A76557"/>
    <w:rsid w:val="00A815FF"/>
    <w:rsid w:val="00A81D2C"/>
    <w:rsid w:val="00A81F1F"/>
    <w:rsid w:val="00A82386"/>
    <w:rsid w:val="00A82FE8"/>
    <w:rsid w:val="00A83585"/>
    <w:rsid w:val="00A8399B"/>
    <w:rsid w:val="00A8424D"/>
    <w:rsid w:val="00A84998"/>
    <w:rsid w:val="00A850BF"/>
    <w:rsid w:val="00A856FB"/>
    <w:rsid w:val="00A86523"/>
    <w:rsid w:val="00A916B8"/>
    <w:rsid w:val="00A92075"/>
    <w:rsid w:val="00A92846"/>
    <w:rsid w:val="00A93B8A"/>
    <w:rsid w:val="00A93D5A"/>
    <w:rsid w:val="00A94511"/>
    <w:rsid w:val="00A952F5"/>
    <w:rsid w:val="00A95335"/>
    <w:rsid w:val="00A95533"/>
    <w:rsid w:val="00AA0E75"/>
    <w:rsid w:val="00AA2693"/>
    <w:rsid w:val="00AA2F32"/>
    <w:rsid w:val="00AA3D22"/>
    <w:rsid w:val="00AA3F73"/>
    <w:rsid w:val="00AB06E6"/>
    <w:rsid w:val="00AB366F"/>
    <w:rsid w:val="00AB442D"/>
    <w:rsid w:val="00AB6A9C"/>
    <w:rsid w:val="00AB7855"/>
    <w:rsid w:val="00AB7C0F"/>
    <w:rsid w:val="00AC0539"/>
    <w:rsid w:val="00AC1183"/>
    <w:rsid w:val="00AC17CB"/>
    <w:rsid w:val="00AC5941"/>
    <w:rsid w:val="00AC5CB6"/>
    <w:rsid w:val="00AC5E63"/>
    <w:rsid w:val="00AC67CC"/>
    <w:rsid w:val="00AD02DF"/>
    <w:rsid w:val="00AD05BD"/>
    <w:rsid w:val="00AD1FD2"/>
    <w:rsid w:val="00AD5177"/>
    <w:rsid w:val="00AD574B"/>
    <w:rsid w:val="00AD6255"/>
    <w:rsid w:val="00AD7670"/>
    <w:rsid w:val="00AD78E7"/>
    <w:rsid w:val="00AD7D89"/>
    <w:rsid w:val="00AE1592"/>
    <w:rsid w:val="00AE75DC"/>
    <w:rsid w:val="00AE7BEB"/>
    <w:rsid w:val="00AF000C"/>
    <w:rsid w:val="00AF0DDA"/>
    <w:rsid w:val="00AF15E0"/>
    <w:rsid w:val="00AF4B91"/>
    <w:rsid w:val="00AF5A2E"/>
    <w:rsid w:val="00AF5A98"/>
    <w:rsid w:val="00AF5F3A"/>
    <w:rsid w:val="00B00EE0"/>
    <w:rsid w:val="00B01BD9"/>
    <w:rsid w:val="00B01CFD"/>
    <w:rsid w:val="00B01D43"/>
    <w:rsid w:val="00B01E5E"/>
    <w:rsid w:val="00B02337"/>
    <w:rsid w:val="00B025B2"/>
    <w:rsid w:val="00B02D69"/>
    <w:rsid w:val="00B04DD0"/>
    <w:rsid w:val="00B051B8"/>
    <w:rsid w:val="00B064FA"/>
    <w:rsid w:val="00B079FB"/>
    <w:rsid w:val="00B07C80"/>
    <w:rsid w:val="00B07D4B"/>
    <w:rsid w:val="00B116D0"/>
    <w:rsid w:val="00B11CCC"/>
    <w:rsid w:val="00B12019"/>
    <w:rsid w:val="00B1201D"/>
    <w:rsid w:val="00B14507"/>
    <w:rsid w:val="00B16468"/>
    <w:rsid w:val="00B16B5E"/>
    <w:rsid w:val="00B17360"/>
    <w:rsid w:val="00B176E1"/>
    <w:rsid w:val="00B17888"/>
    <w:rsid w:val="00B17D22"/>
    <w:rsid w:val="00B206A4"/>
    <w:rsid w:val="00B210CB"/>
    <w:rsid w:val="00B21378"/>
    <w:rsid w:val="00B21E1A"/>
    <w:rsid w:val="00B22F7B"/>
    <w:rsid w:val="00B239F8"/>
    <w:rsid w:val="00B26454"/>
    <w:rsid w:val="00B26C23"/>
    <w:rsid w:val="00B30EED"/>
    <w:rsid w:val="00B329BE"/>
    <w:rsid w:val="00B32B0C"/>
    <w:rsid w:val="00B338B1"/>
    <w:rsid w:val="00B35E12"/>
    <w:rsid w:val="00B36395"/>
    <w:rsid w:val="00B37469"/>
    <w:rsid w:val="00B37974"/>
    <w:rsid w:val="00B415C7"/>
    <w:rsid w:val="00B47CF2"/>
    <w:rsid w:val="00B51F80"/>
    <w:rsid w:val="00B53405"/>
    <w:rsid w:val="00B54C59"/>
    <w:rsid w:val="00B55370"/>
    <w:rsid w:val="00B606F2"/>
    <w:rsid w:val="00B617E5"/>
    <w:rsid w:val="00B61DDA"/>
    <w:rsid w:val="00B62B27"/>
    <w:rsid w:val="00B62DD5"/>
    <w:rsid w:val="00B63788"/>
    <w:rsid w:val="00B63CC5"/>
    <w:rsid w:val="00B65A39"/>
    <w:rsid w:val="00B6772F"/>
    <w:rsid w:val="00B70B30"/>
    <w:rsid w:val="00B7195D"/>
    <w:rsid w:val="00B733DF"/>
    <w:rsid w:val="00B73CBE"/>
    <w:rsid w:val="00B74264"/>
    <w:rsid w:val="00B7583F"/>
    <w:rsid w:val="00B75C98"/>
    <w:rsid w:val="00B76828"/>
    <w:rsid w:val="00B7726B"/>
    <w:rsid w:val="00B77BE9"/>
    <w:rsid w:val="00B810A8"/>
    <w:rsid w:val="00B81563"/>
    <w:rsid w:val="00B83F8B"/>
    <w:rsid w:val="00B845B9"/>
    <w:rsid w:val="00B847EE"/>
    <w:rsid w:val="00B85743"/>
    <w:rsid w:val="00B865F6"/>
    <w:rsid w:val="00B90A00"/>
    <w:rsid w:val="00B915B0"/>
    <w:rsid w:val="00B91810"/>
    <w:rsid w:val="00B9285C"/>
    <w:rsid w:val="00B92AD2"/>
    <w:rsid w:val="00B93564"/>
    <w:rsid w:val="00B9438B"/>
    <w:rsid w:val="00B95B01"/>
    <w:rsid w:val="00BA00D7"/>
    <w:rsid w:val="00BA07C3"/>
    <w:rsid w:val="00BA0EE5"/>
    <w:rsid w:val="00BA25E4"/>
    <w:rsid w:val="00BA3EA5"/>
    <w:rsid w:val="00BA535B"/>
    <w:rsid w:val="00BA7A50"/>
    <w:rsid w:val="00BB1332"/>
    <w:rsid w:val="00BB1B9B"/>
    <w:rsid w:val="00BB3FBD"/>
    <w:rsid w:val="00BB400A"/>
    <w:rsid w:val="00BB43F2"/>
    <w:rsid w:val="00BB5EE5"/>
    <w:rsid w:val="00BB5F6D"/>
    <w:rsid w:val="00BB6DFC"/>
    <w:rsid w:val="00BB7C73"/>
    <w:rsid w:val="00BB7CBE"/>
    <w:rsid w:val="00BC157E"/>
    <w:rsid w:val="00BC5002"/>
    <w:rsid w:val="00BC597B"/>
    <w:rsid w:val="00BC6B6D"/>
    <w:rsid w:val="00BD19C1"/>
    <w:rsid w:val="00BD1FBA"/>
    <w:rsid w:val="00BD4371"/>
    <w:rsid w:val="00BD60EC"/>
    <w:rsid w:val="00BE0577"/>
    <w:rsid w:val="00BE178A"/>
    <w:rsid w:val="00BE1DE2"/>
    <w:rsid w:val="00BE1EE8"/>
    <w:rsid w:val="00BE584F"/>
    <w:rsid w:val="00BF39D0"/>
    <w:rsid w:val="00BF3BC9"/>
    <w:rsid w:val="00BF4269"/>
    <w:rsid w:val="00BF42FF"/>
    <w:rsid w:val="00BF4996"/>
    <w:rsid w:val="00BF5889"/>
    <w:rsid w:val="00BF5B06"/>
    <w:rsid w:val="00BF5CF5"/>
    <w:rsid w:val="00C009F0"/>
    <w:rsid w:val="00C00AF2"/>
    <w:rsid w:val="00C00FAF"/>
    <w:rsid w:val="00C027A7"/>
    <w:rsid w:val="00C04324"/>
    <w:rsid w:val="00C0441B"/>
    <w:rsid w:val="00C04988"/>
    <w:rsid w:val="00C06A97"/>
    <w:rsid w:val="00C12218"/>
    <w:rsid w:val="00C12EB9"/>
    <w:rsid w:val="00C13653"/>
    <w:rsid w:val="00C1423B"/>
    <w:rsid w:val="00C155A2"/>
    <w:rsid w:val="00C17376"/>
    <w:rsid w:val="00C22069"/>
    <w:rsid w:val="00C24B82"/>
    <w:rsid w:val="00C24F39"/>
    <w:rsid w:val="00C2525D"/>
    <w:rsid w:val="00C2548E"/>
    <w:rsid w:val="00C27B27"/>
    <w:rsid w:val="00C305BE"/>
    <w:rsid w:val="00C32A31"/>
    <w:rsid w:val="00C33553"/>
    <w:rsid w:val="00C3384E"/>
    <w:rsid w:val="00C343B0"/>
    <w:rsid w:val="00C35109"/>
    <w:rsid w:val="00C359EF"/>
    <w:rsid w:val="00C3749B"/>
    <w:rsid w:val="00C3796C"/>
    <w:rsid w:val="00C405B3"/>
    <w:rsid w:val="00C40D45"/>
    <w:rsid w:val="00C41643"/>
    <w:rsid w:val="00C41BEC"/>
    <w:rsid w:val="00C42142"/>
    <w:rsid w:val="00C43B22"/>
    <w:rsid w:val="00C453D0"/>
    <w:rsid w:val="00C4642F"/>
    <w:rsid w:val="00C51A28"/>
    <w:rsid w:val="00C51A6A"/>
    <w:rsid w:val="00C51CC7"/>
    <w:rsid w:val="00C51F8D"/>
    <w:rsid w:val="00C5224A"/>
    <w:rsid w:val="00C539B2"/>
    <w:rsid w:val="00C54357"/>
    <w:rsid w:val="00C565AE"/>
    <w:rsid w:val="00C606C0"/>
    <w:rsid w:val="00C62A1C"/>
    <w:rsid w:val="00C63C9B"/>
    <w:rsid w:val="00C64893"/>
    <w:rsid w:val="00C653C3"/>
    <w:rsid w:val="00C7035B"/>
    <w:rsid w:val="00C71BDE"/>
    <w:rsid w:val="00C72A35"/>
    <w:rsid w:val="00C7354A"/>
    <w:rsid w:val="00C741C8"/>
    <w:rsid w:val="00C76A6D"/>
    <w:rsid w:val="00C77CBA"/>
    <w:rsid w:val="00C818E6"/>
    <w:rsid w:val="00C8241B"/>
    <w:rsid w:val="00C82CED"/>
    <w:rsid w:val="00C8386A"/>
    <w:rsid w:val="00C84B4D"/>
    <w:rsid w:val="00C8510E"/>
    <w:rsid w:val="00C8657D"/>
    <w:rsid w:val="00C869AD"/>
    <w:rsid w:val="00C87A17"/>
    <w:rsid w:val="00C87C88"/>
    <w:rsid w:val="00C90B89"/>
    <w:rsid w:val="00C92B9A"/>
    <w:rsid w:val="00C9308C"/>
    <w:rsid w:val="00C939F3"/>
    <w:rsid w:val="00C95F5F"/>
    <w:rsid w:val="00C963DA"/>
    <w:rsid w:val="00C96937"/>
    <w:rsid w:val="00C96CD3"/>
    <w:rsid w:val="00CA0DFA"/>
    <w:rsid w:val="00CA3114"/>
    <w:rsid w:val="00CA5678"/>
    <w:rsid w:val="00CA7728"/>
    <w:rsid w:val="00CB0A3A"/>
    <w:rsid w:val="00CB2FD9"/>
    <w:rsid w:val="00CB420A"/>
    <w:rsid w:val="00CB46BA"/>
    <w:rsid w:val="00CB4C0C"/>
    <w:rsid w:val="00CB5385"/>
    <w:rsid w:val="00CB5DEE"/>
    <w:rsid w:val="00CB6D8C"/>
    <w:rsid w:val="00CB70D0"/>
    <w:rsid w:val="00CB7164"/>
    <w:rsid w:val="00CB7AD1"/>
    <w:rsid w:val="00CB7DF1"/>
    <w:rsid w:val="00CB7EDD"/>
    <w:rsid w:val="00CC238A"/>
    <w:rsid w:val="00CC54E8"/>
    <w:rsid w:val="00CC59E3"/>
    <w:rsid w:val="00CD0130"/>
    <w:rsid w:val="00CD34B3"/>
    <w:rsid w:val="00CD41EF"/>
    <w:rsid w:val="00CD70F3"/>
    <w:rsid w:val="00CD7890"/>
    <w:rsid w:val="00CD7CA5"/>
    <w:rsid w:val="00CE3FFF"/>
    <w:rsid w:val="00CE4B59"/>
    <w:rsid w:val="00CE6404"/>
    <w:rsid w:val="00CE65A9"/>
    <w:rsid w:val="00CF0145"/>
    <w:rsid w:val="00CF0AB8"/>
    <w:rsid w:val="00CF2F68"/>
    <w:rsid w:val="00CF44A4"/>
    <w:rsid w:val="00CF4739"/>
    <w:rsid w:val="00CF6267"/>
    <w:rsid w:val="00CF68B2"/>
    <w:rsid w:val="00CF6BDB"/>
    <w:rsid w:val="00CF771B"/>
    <w:rsid w:val="00D0341C"/>
    <w:rsid w:val="00D03A37"/>
    <w:rsid w:val="00D06AF9"/>
    <w:rsid w:val="00D13549"/>
    <w:rsid w:val="00D142C2"/>
    <w:rsid w:val="00D145FD"/>
    <w:rsid w:val="00D14D0C"/>
    <w:rsid w:val="00D17055"/>
    <w:rsid w:val="00D22685"/>
    <w:rsid w:val="00D22FC1"/>
    <w:rsid w:val="00D236CF"/>
    <w:rsid w:val="00D24AD4"/>
    <w:rsid w:val="00D254E3"/>
    <w:rsid w:val="00D26BF8"/>
    <w:rsid w:val="00D300A9"/>
    <w:rsid w:val="00D3049B"/>
    <w:rsid w:val="00D31858"/>
    <w:rsid w:val="00D33930"/>
    <w:rsid w:val="00D353B2"/>
    <w:rsid w:val="00D353E9"/>
    <w:rsid w:val="00D35927"/>
    <w:rsid w:val="00D373C0"/>
    <w:rsid w:val="00D377CD"/>
    <w:rsid w:val="00D4358C"/>
    <w:rsid w:val="00D45C82"/>
    <w:rsid w:val="00D45DEE"/>
    <w:rsid w:val="00D46262"/>
    <w:rsid w:val="00D462D3"/>
    <w:rsid w:val="00D4646E"/>
    <w:rsid w:val="00D505D2"/>
    <w:rsid w:val="00D53667"/>
    <w:rsid w:val="00D538F1"/>
    <w:rsid w:val="00D53934"/>
    <w:rsid w:val="00D53A10"/>
    <w:rsid w:val="00D54610"/>
    <w:rsid w:val="00D561BE"/>
    <w:rsid w:val="00D56AA1"/>
    <w:rsid w:val="00D57A43"/>
    <w:rsid w:val="00D57AA4"/>
    <w:rsid w:val="00D57D59"/>
    <w:rsid w:val="00D60919"/>
    <w:rsid w:val="00D612BD"/>
    <w:rsid w:val="00D61F9E"/>
    <w:rsid w:val="00D6278F"/>
    <w:rsid w:val="00D6330D"/>
    <w:rsid w:val="00D67808"/>
    <w:rsid w:val="00D7065B"/>
    <w:rsid w:val="00D70DAD"/>
    <w:rsid w:val="00D70E7C"/>
    <w:rsid w:val="00D71BED"/>
    <w:rsid w:val="00D740ED"/>
    <w:rsid w:val="00D74FAB"/>
    <w:rsid w:val="00D770A5"/>
    <w:rsid w:val="00D812DC"/>
    <w:rsid w:val="00D816CF"/>
    <w:rsid w:val="00D81FAB"/>
    <w:rsid w:val="00D838BC"/>
    <w:rsid w:val="00D84A25"/>
    <w:rsid w:val="00D85491"/>
    <w:rsid w:val="00D861B6"/>
    <w:rsid w:val="00D862C2"/>
    <w:rsid w:val="00D86A73"/>
    <w:rsid w:val="00D87783"/>
    <w:rsid w:val="00D87807"/>
    <w:rsid w:val="00D90892"/>
    <w:rsid w:val="00D93946"/>
    <w:rsid w:val="00D9561E"/>
    <w:rsid w:val="00D95868"/>
    <w:rsid w:val="00D978E4"/>
    <w:rsid w:val="00DA0770"/>
    <w:rsid w:val="00DA3030"/>
    <w:rsid w:val="00DA33C0"/>
    <w:rsid w:val="00DA3F53"/>
    <w:rsid w:val="00DA453D"/>
    <w:rsid w:val="00DA4B43"/>
    <w:rsid w:val="00DA51BD"/>
    <w:rsid w:val="00DA74D0"/>
    <w:rsid w:val="00DA769E"/>
    <w:rsid w:val="00DB0142"/>
    <w:rsid w:val="00DB08E2"/>
    <w:rsid w:val="00DB18D4"/>
    <w:rsid w:val="00DB2E9A"/>
    <w:rsid w:val="00DB30BB"/>
    <w:rsid w:val="00DB3988"/>
    <w:rsid w:val="00DB50C3"/>
    <w:rsid w:val="00DB7CDF"/>
    <w:rsid w:val="00DC011B"/>
    <w:rsid w:val="00DC01BF"/>
    <w:rsid w:val="00DC1929"/>
    <w:rsid w:val="00DC2F67"/>
    <w:rsid w:val="00DC514C"/>
    <w:rsid w:val="00DC5617"/>
    <w:rsid w:val="00DC5AFB"/>
    <w:rsid w:val="00DC637A"/>
    <w:rsid w:val="00DC6F68"/>
    <w:rsid w:val="00DC7031"/>
    <w:rsid w:val="00DD0045"/>
    <w:rsid w:val="00DD038D"/>
    <w:rsid w:val="00DD1A94"/>
    <w:rsid w:val="00DD2ACB"/>
    <w:rsid w:val="00DD3DEA"/>
    <w:rsid w:val="00DD41F6"/>
    <w:rsid w:val="00DD5889"/>
    <w:rsid w:val="00DD61B0"/>
    <w:rsid w:val="00DD620E"/>
    <w:rsid w:val="00DD735A"/>
    <w:rsid w:val="00DE238B"/>
    <w:rsid w:val="00DE32DF"/>
    <w:rsid w:val="00DE47B2"/>
    <w:rsid w:val="00DE5612"/>
    <w:rsid w:val="00DE5AFC"/>
    <w:rsid w:val="00DE5BE9"/>
    <w:rsid w:val="00DF3302"/>
    <w:rsid w:val="00DF3B11"/>
    <w:rsid w:val="00DF468C"/>
    <w:rsid w:val="00DF4A48"/>
    <w:rsid w:val="00DF6157"/>
    <w:rsid w:val="00DF78DD"/>
    <w:rsid w:val="00E01E5B"/>
    <w:rsid w:val="00E02A60"/>
    <w:rsid w:val="00E02D22"/>
    <w:rsid w:val="00E04EBB"/>
    <w:rsid w:val="00E052A1"/>
    <w:rsid w:val="00E05341"/>
    <w:rsid w:val="00E0551A"/>
    <w:rsid w:val="00E05858"/>
    <w:rsid w:val="00E06C82"/>
    <w:rsid w:val="00E07FAD"/>
    <w:rsid w:val="00E145DB"/>
    <w:rsid w:val="00E146EB"/>
    <w:rsid w:val="00E14C8E"/>
    <w:rsid w:val="00E15F0B"/>
    <w:rsid w:val="00E16001"/>
    <w:rsid w:val="00E166BD"/>
    <w:rsid w:val="00E1779F"/>
    <w:rsid w:val="00E178B6"/>
    <w:rsid w:val="00E23326"/>
    <w:rsid w:val="00E256C9"/>
    <w:rsid w:val="00E25736"/>
    <w:rsid w:val="00E30ADE"/>
    <w:rsid w:val="00E31188"/>
    <w:rsid w:val="00E321D4"/>
    <w:rsid w:val="00E32D22"/>
    <w:rsid w:val="00E330E9"/>
    <w:rsid w:val="00E332B2"/>
    <w:rsid w:val="00E33F24"/>
    <w:rsid w:val="00E340CD"/>
    <w:rsid w:val="00E34A5B"/>
    <w:rsid w:val="00E34AC7"/>
    <w:rsid w:val="00E3666D"/>
    <w:rsid w:val="00E37D41"/>
    <w:rsid w:val="00E37D8F"/>
    <w:rsid w:val="00E40689"/>
    <w:rsid w:val="00E41EB4"/>
    <w:rsid w:val="00E42A21"/>
    <w:rsid w:val="00E449F9"/>
    <w:rsid w:val="00E44C32"/>
    <w:rsid w:val="00E44DA2"/>
    <w:rsid w:val="00E454CE"/>
    <w:rsid w:val="00E4569C"/>
    <w:rsid w:val="00E47462"/>
    <w:rsid w:val="00E5025D"/>
    <w:rsid w:val="00E514A3"/>
    <w:rsid w:val="00E52216"/>
    <w:rsid w:val="00E53464"/>
    <w:rsid w:val="00E54117"/>
    <w:rsid w:val="00E55B0E"/>
    <w:rsid w:val="00E565A7"/>
    <w:rsid w:val="00E57F67"/>
    <w:rsid w:val="00E60418"/>
    <w:rsid w:val="00E6199C"/>
    <w:rsid w:val="00E6228E"/>
    <w:rsid w:val="00E633D9"/>
    <w:rsid w:val="00E6377F"/>
    <w:rsid w:val="00E64494"/>
    <w:rsid w:val="00E64F7F"/>
    <w:rsid w:val="00E6579D"/>
    <w:rsid w:val="00E66172"/>
    <w:rsid w:val="00E67C4E"/>
    <w:rsid w:val="00E704DD"/>
    <w:rsid w:val="00E70527"/>
    <w:rsid w:val="00E718BF"/>
    <w:rsid w:val="00E723B8"/>
    <w:rsid w:val="00E72BF7"/>
    <w:rsid w:val="00E7302B"/>
    <w:rsid w:val="00E73CB9"/>
    <w:rsid w:val="00E75646"/>
    <w:rsid w:val="00E777CB"/>
    <w:rsid w:val="00E80866"/>
    <w:rsid w:val="00E808EE"/>
    <w:rsid w:val="00E81656"/>
    <w:rsid w:val="00E8217E"/>
    <w:rsid w:val="00E831A6"/>
    <w:rsid w:val="00E83DFB"/>
    <w:rsid w:val="00E83F7C"/>
    <w:rsid w:val="00E85D3B"/>
    <w:rsid w:val="00E90A56"/>
    <w:rsid w:val="00E90EE5"/>
    <w:rsid w:val="00E91760"/>
    <w:rsid w:val="00E963A0"/>
    <w:rsid w:val="00E96EDB"/>
    <w:rsid w:val="00E97051"/>
    <w:rsid w:val="00E97196"/>
    <w:rsid w:val="00E975F7"/>
    <w:rsid w:val="00EA017C"/>
    <w:rsid w:val="00EA0A25"/>
    <w:rsid w:val="00EA0E5C"/>
    <w:rsid w:val="00EA22CB"/>
    <w:rsid w:val="00EA2432"/>
    <w:rsid w:val="00EA3DA8"/>
    <w:rsid w:val="00EA52AC"/>
    <w:rsid w:val="00EA686A"/>
    <w:rsid w:val="00EA717C"/>
    <w:rsid w:val="00EB087C"/>
    <w:rsid w:val="00EB16CC"/>
    <w:rsid w:val="00EB197B"/>
    <w:rsid w:val="00EB3181"/>
    <w:rsid w:val="00EB4997"/>
    <w:rsid w:val="00EC0818"/>
    <w:rsid w:val="00EC2DAB"/>
    <w:rsid w:val="00EC3503"/>
    <w:rsid w:val="00EC3614"/>
    <w:rsid w:val="00EC3AB8"/>
    <w:rsid w:val="00EC3F3D"/>
    <w:rsid w:val="00EC426D"/>
    <w:rsid w:val="00EC6BD5"/>
    <w:rsid w:val="00EC7309"/>
    <w:rsid w:val="00ED10C7"/>
    <w:rsid w:val="00ED23E7"/>
    <w:rsid w:val="00ED3291"/>
    <w:rsid w:val="00ED33F9"/>
    <w:rsid w:val="00ED346A"/>
    <w:rsid w:val="00ED4C5C"/>
    <w:rsid w:val="00ED7717"/>
    <w:rsid w:val="00ED78A6"/>
    <w:rsid w:val="00ED7B1A"/>
    <w:rsid w:val="00EE0579"/>
    <w:rsid w:val="00EE0ECC"/>
    <w:rsid w:val="00EE1985"/>
    <w:rsid w:val="00EE4164"/>
    <w:rsid w:val="00EE4623"/>
    <w:rsid w:val="00EE6C68"/>
    <w:rsid w:val="00EE7180"/>
    <w:rsid w:val="00EE786D"/>
    <w:rsid w:val="00EE7A63"/>
    <w:rsid w:val="00EF06A9"/>
    <w:rsid w:val="00EF1428"/>
    <w:rsid w:val="00EF24BC"/>
    <w:rsid w:val="00EF3269"/>
    <w:rsid w:val="00EF42DA"/>
    <w:rsid w:val="00EF47A5"/>
    <w:rsid w:val="00EF4BB9"/>
    <w:rsid w:val="00EF4F00"/>
    <w:rsid w:val="00EF5385"/>
    <w:rsid w:val="00EF7B61"/>
    <w:rsid w:val="00F0066B"/>
    <w:rsid w:val="00F00FA0"/>
    <w:rsid w:val="00F04D7A"/>
    <w:rsid w:val="00F04EB7"/>
    <w:rsid w:val="00F062D5"/>
    <w:rsid w:val="00F06A56"/>
    <w:rsid w:val="00F06EFC"/>
    <w:rsid w:val="00F11F2D"/>
    <w:rsid w:val="00F14831"/>
    <w:rsid w:val="00F20A5F"/>
    <w:rsid w:val="00F20B31"/>
    <w:rsid w:val="00F22665"/>
    <w:rsid w:val="00F23A7C"/>
    <w:rsid w:val="00F23A7E"/>
    <w:rsid w:val="00F2475C"/>
    <w:rsid w:val="00F24878"/>
    <w:rsid w:val="00F258AF"/>
    <w:rsid w:val="00F265E2"/>
    <w:rsid w:val="00F27A8D"/>
    <w:rsid w:val="00F27F04"/>
    <w:rsid w:val="00F319FC"/>
    <w:rsid w:val="00F31CE0"/>
    <w:rsid w:val="00F31E06"/>
    <w:rsid w:val="00F33A56"/>
    <w:rsid w:val="00F345A0"/>
    <w:rsid w:val="00F34F4F"/>
    <w:rsid w:val="00F36093"/>
    <w:rsid w:val="00F36201"/>
    <w:rsid w:val="00F364F6"/>
    <w:rsid w:val="00F36A0D"/>
    <w:rsid w:val="00F36F91"/>
    <w:rsid w:val="00F3768C"/>
    <w:rsid w:val="00F41E7D"/>
    <w:rsid w:val="00F42DF5"/>
    <w:rsid w:val="00F434C2"/>
    <w:rsid w:val="00F43EE9"/>
    <w:rsid w:val="00F52262"/>
    <w:rsid w:val="00F53B9B"/>
    <w:rsid w:val="00F55C3D"/>
    <w:rsid w:val="00F55E20"/>
    <w:rsid w:val="00F55F0D"/>
    <w:rsid w:val="00F60DA0"/>
    <w:rsid w:val="00F6328E"/>
    <w:rsid w:val="00F63ECB"/>
    <w:rsid w:val="00F650C4"/>
    <w:rsid w:val="00F6672D"/>
    <w:rsid w:val="00F6674E"/>
    <w:rsid w:val="00F670AD"/>
    <w:rsid w:val="00F67909"/>
    <w:rsid w:val="00F67BAC"/>
    <w:rsid w:val="00F67DAE"/>
    <w:rsid w:val="00F70C3B"/>
    <w:rsid w:val="00F71437"/>
    <w:rsid w:val="00F71828"/>
    <w:rsid w:val="00F72275"/>
    <w:rsid w:val="00F72964"/>
    <w:rsid w:val="00F73062"/>
    <w:rsid w:val="00F7324E"/>
    <w:rsid w:val="00F74196"/>
    <w:rsid w:val="00F7481B"/>
    <w:rsid w:val="00F7497B"/>
    <w:rsid w:val="00F77BA6"/>
    <w:rsid w:val="00F80427"/>
    <w:rsid w:val="00F808DB"/>
    <w:rsid w:val="00F8240E"/>
    <w:rsid w:val="00F836BF"/>
    <w:rsid w:val="00F837EB"/>
    <w:rsid w:val="00F83BB2"/>
    <w:rsid w:val="00F84AE4"/>
    <w:rsid w:val="00F854FE"/>
    <w:rsid w:val="00F8603C"/>
    <w:rsid w:val="00F87264"/>
    <w:rsid w:val="00F873B5"/>
    <w:rsid w:val="00F9033E"/>
    <w:rsid w:val="00F9058D"/>
    <w:rsid w:val="00F90632"/>
    <w:rsid w:val="00F91C00"/>
    <w:rsid w:val="00F944A4"/>
    <w:rsid w:val="00F9478C"/>
    <w:rsid w:val="00F952A9"/>
    <w:rsid w:val="00F95CA2"/>
    <w:rsid w:val="00F9683D"/>
    <w:rsid w:val="00F969C1"/>
    <w:rsid w:val="00FA5B6F"/>
    <w:rsid w:val="00FA6934"/>
    <w:rsid w:val="00FB2474"/>
    <w:rsid w:val="00FB2F6B"/>
    <w:rsid w:val="00FB4418"/>
    <w:rsid w:val="00FB61DD"/>
    <w:rsid w:val="00FB6439"/>
    <w:rsid w:val="00FB65B4"/>
    <w:rsid w:val="00FB6AC2"/>
    <w:rsid w:val="00FB6E21"/>
    <w:rsid w:val="00FC128F"/>
    <w:rsid w:val="00FC13B6"/>
    <w:rsid w:val="00FC16B5"/>
    <w:rsid w:val="00FC213D"/>
    <w:rsid w:val="00FC2608"/>
    <w:rsid w:val="00FC3473"/>
    <w:rsid w:val="00FC53BA"/>
    <w:rsid w:val="00FC6590"/>
    <w:rsid w:val="00FC7565"/>
    <w:rsid w:val="00FC78E8"/>
    <w:rsid w:val="00FD1363"/>
    <w:rsid w:val="00FD2173"/>
    <w:rsid w:val="00FD2E5F"/>
    <w:rsid w:val="00FD482D"/>
    <w:rsid w:val="00FD4FE4"/>
    <w:rsid w:val="00FD508E"/>
    <w:rsid w:val="00FD511B"/>
    <w:rsid w:val="00FD517C"/>
    <w:rsid w:val="00FD54E9"/>
    <w:rsid w:val="00FD5B3F"/>
    <w:rsid w:val="00FD6039"/>
    <w:rsid w:val="00FD6238"/>
    <w:rsid w:val="00FE1040"/>
    <w:rsid w:val="00FE1B76"/>
    <w:rsid w:val="00FE2DE8"/>
    <w:rsid w:val="00FE2E2D"/>
    <w:rsid w:val="00FE6DA6"/>
    <w:rsid w:val="00FE72E2"/>
    <w:rsid w:val="00FE7CA9"/>
    <w:rsid w:val="00FF0563"/>
    <w:rsid w:val="00FF1CB9"/>
    <w:rsid w:val="00FF41AA"/>
    <w:rsid w:val="00FF49AD"/>
    <w:rsid w:val="00FF766A"/>
    <w:rsid w:val="03513010"/>
    <w:rsid w:val="1779D4F2"/>
    <w:rsid w:val="1E636C22"/>
    <w:rsid w:val="1E9C02D7"/>
    <w:rsid w:val="26148524"/>
    <w:rsid w:val="3C9BC129"/>
    <w:rsid w:val="544A36D0"/>
    <w:rsid w:val="5F05CEE3"/>
    <w:rsid w:val="63D35F90"/>
    <w:rsid w:val="6B6947DB"/>
    <w:rsid w:val="7E2A78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78BC"/>
  <w15:chartTrackingRefBased/>
  <w15:docId w15:val="{81A68B1D-321C-4EFB-8051-47A342029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B91"/>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45C82"/>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F71437"/>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B91"/>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45C82"/>
    <w:rPr>
      <w:rFonts w:asciiTheme="majorHAnsi" w:eastAsiaTheme="majorEastAsia" w:hAnsiTheme="majorHAnsi" w:cstheme="majorBidi"/>
      <w:color w:val="0F4761" w:themeColor="accent1" w:themeShade="BF"/>
      <w:sz w:val="26"/>
      <w:szCs w:val="26"/>
    </w:rPr>
  </w:style>
  <w:style w:type="paragraph" w:styleId="TOCHeading">
    <w:name w:val="TOC Heading"/>
    <w:basedOn w:val="Heading1"/>
    <w:next w:val="Normal"/>
    <w:uiPriority w:val="39"/>
    <w:unhideWhenUsed/>
    <w:qFormat/>
    <w:rsid w:val="0068548C"/>
    <w:pPr>
      <w:spacing w:line="259" w:lineRule="auto"/>
      <w:outlineLvl w:val="9"/>
    </w:pPr>
    <w:rPr>
      <w:lang w:val="en-US"/>
    </w:rPr>
  </w:style>
  <w:style w:type="paragraph" w:styleId="TOC1">
    <w:name w:val="toc 1"/>
    <w:basedOn w:val="Normal"/>
    <w:next w:val="Normal"/>
    <w:autoRedefine/>
    <w:uiPriority w:val="39"/>
    <w:unhideWhenUsed/>
    <w:rsid w:val="0068548C"/>
    <w:pPr>
      <w:spacing w:after="100"/>
    </w:pPr>
  </w:style>
  <w:style w:type="paragraph" w:styleId="TOC2">
    <w:name w:val="toc 2"/>
    <w:basedOn w:val="Normal"/>
    <w:next w:val="Normal"/>
    <w:autoRedefine/>
    <w:uiPriority w:val="39"/>
    <w:unhideWhenUsed/>
    <w:rsid w:val="0068548C"/>
    <w:pPr>
      <w:spacing w:after="100"/>
      <w:ind w:left="240"/>
    </w:pPr>
  </w:style>
  <w:style w:type="character" w:styleId="Hyperlink">
    <w:name w:val="Hyperlink"/>
    <w:basedOn w:val="DefaultParagraphFont"/>
    <w:uiPriority w:val="99"/>
    <w:unhideWhenUsed/>
    <w:rsid w:val="0068548C"/>
    <w:rPr>
      <w:color w:val="467886" w:themeColor="hyperlink"/>
      <w:u w:val="single"/>
    </w:rPr>
  </w:style>
  <w:style w:type="character" w:customStyle="1" w:styleId="Heading3Char">
    <w:name w:val="Heading 3 Char"/>
    <w:basedOn w:val="DefaultParagraphFont"/>
    <w:link w:val="Heading3"/>
    <w:uiPriority w:val="9"/>
    <w:semiHidden/>
    <w:rsid w:val="00F71437"/>
    <w:rPr>
      <w:rFonts w:asciiTheme="majorHAnsi" w:eastAsiaTheme="majorEastAsia" w:hAnsiTheme="majorHAnsi" w:cstheme="majorBidi"/>
      <w:color w:val="0A2F40" w:themeColor="accent1" w:themeShade="7F"/>
    </w:rPr>
  </w:style>
  <w:style w:type="paragraph" w:styleId="Header">
    <w:name w:val="header"/>
    <w:basedOn w:val="Normal"/>
    <w:link w:val="HeaderChar"/>
    <w:uiPriority w:val="99"/>
    <w:unhideWhenUsed/>
    <w:rsid w:val="002B3C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C56"/>
  </w:style>
  <w:style w:type="paragraph" w:styleId="Footer">
    <w:name w:val="footer"/>
    <w:basedOn w:val="Normal"/>
    <w:link w:val="FooterChar"/>
    <w:uiPriority w:val="99"/>
    <w:unhideWhenUsed/>
    <w:rsid w:val="002B3C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C56"/>
  </w:style>
  <w:style w:type="paragraph" w:styleId="EndnoteText">
    <w:name w:val="endnote text"/>
    <w:basedOn w:val="Normal"/>
    <w:link w:val="EndnoteTextChar"/>
    <w:uiPriority w:val="99"/>
    <w:semiHidden/>
    <w:unhideWhenUsed/>
    <w:rsid w:val="002B3C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3C56"/>
    <w:rPr>
      <w:sz w:val="20"/>
      <w:szCs w:val="20"/>
    </w:rPr>
  </w:style>
  <w:style w:type="character" w:styleId="EndnoteReference">
    <w:name w:val="endnote reference"/>
    <w:basedOn w:val="DefaultParagraphFont"/>
    <w:uiPriority w:val="99"/>
    <w:semiHidden/>
    <w:unhideWhenUsed/>
    <w:rsid w:val="002B3C56"/>
    <w:rPr>
      <w:vertAlign w:val="superscript"/>
    </w:rPr>
  </w:style>
  <w:style w:type="paragraph" w:styleId="FootnoteText">
    <w:name w:val="footnote text"/>
    <w:basedOn w:val="Normal"/>
    <w:link w:val="FootnoteTextChar"/>
    <w:uiPriority w:val="99"/>
    <w:semiHidden/>
    <w:unhideWhenUsed/>
    <w:rsid w:val="002B3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3C56"/>
    <w:rPr>
      <w:sz w:val="20"/>
      <w:szCs w:val="20"/>
    </w:rPr>
  </w:style>
  <w:style w:type="character" w:styleId="FootnoteReference">
    <w:name w:val="footnote reference"/>
    <w:basedOn w:val="DefaultParagraphFont"/>
    <w:uiPriority w:val="99"/>
    <w:semiHidden/>
    <w:unhideWhenUsed/>
    <w:rsid w:val="002B3C56"/>
    <w:rPr>
      <w:vertAlign w:val="superscript"/>
    </w:rPr>
  </w:style>
  <w:style w:type="character" w:styleId="UnresolvedMention">
    <w:name w:val="Unresolved Mention"/>
    <w:basedOn w:val="DefaultParagraphFont"/>
    <w:uiPriority w:val="99"/>
    <w:semiHidden/>
    <w:unhideWhenUsed/>
    <w:rsid w:val="002B3C56"/>
    <w:rPr>
      <w:color w:val="605E5C"/>
      <w:shd w:val="clear" w:color="auto" w:fill="E1DFDD"/>
    </w:rPr>
  </w:style>
  <w:style w:type="paragraph" w:styleId="Caption">
    <w:name w:val="caption"/>
    <w:basedOn w:val="Normal"/>
    <w:next w:val="Normal"/>
    <w:uiPriority w:val="35"/>
    <w:unhideWhenUsed/>
    <w:qFormat/>
    <w:rsid w:val="00F43EE9"/>
    <w:pPr>
      <w:spacing w:after="200" w:line="240" w:lineRule="auto"/>
    </w:pPr>
    <w:rPr>
      <w:i/>
      <w:iCs/>
      <w:color w:val="0E2841" w:themeColor="text2"/>
      <w:sz w:val="18"/>
      <w:szCs w:val="18"/>
    </w:rPr>
  </w:style>
  <w:style w:type="table" w:styleId="TableGrid">
    <w:name w:val="Table Grid"/>
    <w:basedOn w:val="TableNormal"/>
    <w:uiPriority w:val="39"/>
    <w:rsid w:val="00230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7CF2"/>
    <w:pPr>
      <w:ind w:left="720"/>
      <w:contextualSpacing/>
    </w:pPr>
  </w:style>
  <w:style w:type="paragraph" w:styleId="HTMLPreformatted">
    <w:name w:val="HTML Preformatted"/>
    <w:basedOn w:val="Normal"/>
    <w:link w:val="HTMLPreformattedChar"/>
    <w:uiPriority w:val="99"/>
    <w:semiHidden/>
    <w:unhideWhenUsed/>
    <w:rsid w:val="00D145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45FD"/>
    <w:rPr>
      <w:rFonts w:ascii="Consolas" w:hAnsi="Consolas"/>
      <w:sz w:val="20"/>
      <w:szCs w:val="20"/>
    </w:rPr>
  </w:style>
  <w:style w:type="paragraph" w:styleId="Title">
    <w:name w:val="Title"/>
    <w:basedOn w:val="Normal"/>
    <w:next w:val="Normal"/>
    <w:link w:val="TitleChar"/>
    <w:uiPriority w:val="10"/>
    <w:qFormat/>
    <w:rsid w:val="00664A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AF3"/>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637ED8"/>
    <w:rPr>
      <w:lang w:val="en-GB"/>
    </w:rPr>
  </w:style>
  <w:style w:type="character" w:styleId="FollowedHyperlink">
    <w:name w:val="FollowedHyperlink"/>
    <w:basedOn w:val="DefaultParagraphFont"/>
    <w:uiPriority w:val="99"/>
    <w:semiHidden/>
    <w:unhideWhenUsed/>
    <w:rsid w:val="001614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3363">
      <w:bodyDiv w:val="1"/>
      <w:marLeft w:val="0"/>
      <w:marRight w:val="0"/>
      <w:marTop w:val="0"/>
      <w:marBottom w:val="0"/>
      <w:divBdr>
        <w:top w:val="none" w:sz="0" w:space="0" w:color="auto"/>
        <w:left w:val="none" w:sz="0" w:space="0" w:color="auto"/>
        <w:bottom w:val="none" w:sz="0" w:space="0" w:color="auto"/>
        <w:right w:val="none" w:sz="0" w:space="0" w:color="auto"/>
      </w:divBdr>
    </w:div>
    <w:div w:id="22485239">
      <w:bodyDiv w:val="1"/>
      <w:marLeft w:val="0"/>
      <w:marRight w:val="0"/>
      <w:marTop w:val="0"/>
      <w:marBottom w:val="0"/>
      <w:divBdr>
        <w:top w:val="none" w:sz="0" w:space="0" w:color="auto"/>
        <w:left w:val="none" w:sz="0" w:space="0" w:color="auto"/>
        <w:bottom w:val="none" w:sz="0" w:space="0" w:color="auto"/>
        <w:right w:val="none" w:sz="0" w:space="0" w:color="auto"/>
      </w:divBdr>
      <w:divsChild>
        <w:div w:id="1071852510">
          <w:marLeft w:val="0"/>
          <w:marRight w:val="0"/>
          <w:marTop w:val="0"/>
          <w:marBottom w:val="0"/>
          <w:divBdr>
            <w:top w:val="none" w:sz="0" w:space="0" w:color="auto"/>
            <w:left w:val="none" w:sz="0" w:space="0" w:color="auto"/>
            <w:bottom w:val="none" w:sz="0" w:space="0" w:color="auto"/>
            <w:right w:val="none" w:sz="0" w:space="0" w:color="auto"/>
          </w:divBdr>
        </w:div>
      </w:divsChild>
    </w:div>
    <w:div w:id="23605186">
      <w:bodyDiv w:val="1"/>
      <w:marLeft w:val="0"/>
      <w:marRight w:val="0"/>
      <w:marTop w:val="0"/>
      <w:marBottom w:val="0"/>
      <w:divBdr>
        <w:top w:val="none" w:sz="0" w:space="0" w:color="auto"/>
        <w:left w:val="none" w:sz="0" w:space="0" w:color="auto"/>
        <w:bottom w:val="none" w:sz="0" w:space="0" w:color="auto"/>
        <w:right w:val="none" w:sz="0" w:space="0" w:color="auto"/>
      </w:divBdr>
      <w:divsChild>
        <w:div w:id="1227762150">
          <w:marLeft w:val="0"/>
          <w:marRight w:val="0"/>
          <w:marTop w:val="0"/>
          <w:marBottom w:val="0"/>
          <w:divBdr>
            <w:top w:val="none" w:sz="0" w:space="0" w:color="auto"/>
            <w:left w:val="none" w:sz="0" w:space="0" w:color="auto"/>
            <w:bottom w:val="none" w:sz="0" w:space="0" w:color="auto"/>
            <w:right w:val="none" w:sz="0" w:space="0" w:color="auto"/>
          </w:divBdr>
        </w:div>
      </w:divsChild>
    </w:div>
    <w:div w:id="43023805">
      <w:bodyDiv w:val="1"/>
      <w:marLeft w:val="0"/>
      <w:marRight w:val="0"/>
      <w:marTop w:val="0"/>
      <w:marBottom w:val="0"/>
      <w:divBdr>
        <w:top w:val="none" w:sz="0" w:space="0" w:color="auto"/>
        <w:left w:val="none" w:sz="0" w:space="0" w:color="auto"/>
        <w:bottom w:val="none" w:sz="0" w:space="0" w:color="auto"/>
        <w:right w:val="none" w:sz="0" w:space="0" w:color="auto"/>
      </w:divBdr>
      <w:divsChild>
        <w:div w:id="1971782269">
          <w:marLeft w:val="0"/>
          <w:marRight w:val="0"/>
          <w:marTop w:val="0"/>
          <w:marBottom w:val="0"/>
          <w:divBdr>
            <w:top w:val="none" w:sz="0" w:space="0" w:color="auto"/>
            <w:left w:val="none" w:sz="0" w:space="0" w:color="auto"/>
            <w:bottom w:val="none" w:sz="0" w:space="0" w:color="auto"/>
            <w:right w:val="none" w:sz="0" w:space="0" w:color="auto"/>
          </w:divBdr>
        </w:div>
      </w:divsChild>
    </w:div>
    <w:div w:id="82343832">
      <w:bodyDiv w:val="1"/>
      <w:marLeft w:val="0"/>
      <w:marRight w:val="0"/>
      <w:marTop w:val="0"/>
      <w:marBottom w:val="0"/>
      <w:divBdr>
        <w:top w:val="none" w:sz="0" w:space="0" w:color="auto"/>
        <w:left w:val="none" w:sz="0" w:space="0" w:color="auto"/>
        <w:bottom w:val="none" w:sz="0" w:space="0" w:color="auto"/>
        <w:right w:val="none" w:sz="0" w:space="0" w:color="auto"/>
      </w:divBdr>
    </w:div>
    <w:div w:id="107315148">
      <w:bodyDiv w:val="1"/>
      <w:marLeft w:val="0"/>
      <w:marRight w:val="0"/>
      <w:marTop w:val="0"/>
      <w:marBottom w:val="0"/>
      <w:divBdr>
        <w:top w:val="none" w:sz="0" w:space="0" w:color="auto"/>
        <w:left w:val="none" w:sz="0" w:space="0" w:color="auto"/>
        <w:bottom w:val="none" w:sz="0" w:space="0" w:color="auto"/>
        <w:right w:val="none" w:sz="0" w:space="0" w:color="auto"/>
      </w:divBdr>
      <w:divsChild>
        <w:div w:id="1804762838">
          <w:marLeft w:val="0"/>
          <w:marRight w:val="0"/>
          <w:marTop w:val="0"/>
          <w:marBottom w:val="0"/>
          <w:divBdr>
            <w:top w:val="none" w:sz="0" w:space="0" w:color="auto"/>
            <w:left w:val="none" w:sz="0" w:space="0" w:color="auto"/>
            <w:bottom w:val="none" w:sz="0" w:space="0" w:color="auto"/>
            <w:right w:val="none" w:sz="0" w:space="0" w:color="auto"/>
          </w:divBdr>
        </w:div>
      </w:divsChild>
    </w:div>
    <w:div w:id="157885363">
      <w:bodyDiv w:val="1"/>
      <w:marLeft w:val="0"/>
      <w:marRight w:val="0"/>
      <w:marTop w:val="0"/>
      <w:marBottom w:val="0"/>
      <w:divBdr>
        <w:top w:val="none" w:sz="0" w:space="0" w:color="auto"/>
        <w:left w:val="none" w:sz="0" w:space="0" w:color="auto"/>
        <w:bottom w:val="none" w:sz="0" w:space="0" w:color="auto"/>
        <w:right w:val="none" w:sz="0" w:space="0" w:color="auto"/>
      </w:divBdr>
      <w:divsChild>
        <w:div w:id="2110391513">
          <w:marLeft w:val="0"/>
          <w:marRight w:val="0"/>
          <w:marTop w:val="0"/>
          <w:marBottom w:val="0"/>
          <w:divBdr>
            <w:top w:val="none" w:sz="0" w:space="0" w:color="auto"/>
            <w:left w:val="none" w:sz="0" w:space="0" w:color="auto"/>
            <w:bottom w:val="none" w:sz="0" w:space="0" w:color="auto"/>
            <w:right w:val="none" w:sz="0" w:space="0" w:color="auto"/>
          </w:divBdr>
        </w:div>
      </w:divsChild>
    </w:div>
    <w:div w:id="179198130">
      <w:bodyDiv w:val="1"/>
      <w:marLeft w:val="0"/>
      <w:marRight w:val="0"/>
      <w:marTop w:val="0"/>
      <w:marBottom w:val="0"/>
      <w:divBdr>
        <w:top w:val="none" w:sz="0" w:space="0" w:color="auto"/>
        <w:left w:val="none" w:sz="0" w:space="0" w:color="auto"/>
        <w:bottom w:val="none" w:sz="0" w:space="0" w:color="auto"/>
        <w:right w:val="none" w:sz="0" w:space="0" w:color="auto"/>
      </w:divBdr>
      <w:divsChild>
        <w:div w:id="1123307649">
          <w:marLeft w:val="0"/>
          <w:marRight w:val="0"/>
          <w:marTop w:val="0"/>
          <w:marBottom w:val="0"/>
          <w:divBdr>
            <w:top w:val="none" w:sz="0" w:space="0" w:color="auto"/>
            <w:left w:val="none" w:sz="0" w:space="0" w:color="auto"/>
            <w:bottom w:val="none" w:sz="0" w:space="0" w:color="auto"/>
            <w:right w:val="none" w:sz="0" w:space="0" w:color="auto"/>
          </w:divBdr>
        </w:div>
      </w:divsChild>
    </w:div>
    <w:div w:id="181478081">
      <w:bodyDiv w:val="1"/>
      <w:marLeft w:val="0"/>
      <w:marRight w:val="0"/>
      <w:marTop w:val="0"/>
      <w:marBottom w:val="0"/>
      <w:divBdr>
        <w:top w:val="none" w:sz="0" w:space="0" w:color="auto"/>
        <w:left w:val="none" w:sz="0" w:space="0" w:color="auto"/>
        <w:bottom w:val="none" w:sz="0" w:space="0" w:color="auto"/>
        <w:right w:val="none" w:sz="0" w:space="0" w:color="auto"/>
      </w:divBdr>
      <w:divsChild>
        <w:div w:id="593823117">
          <w:marLeft w:val="0"/>
          <w:marRight w:val="0"/>
          <w:marTop w:val="0"/>
          <w:marBottom w:val="0"/>
          <w:divBdr>
            <w:top w:val="none" w:sz="0" w:space="0" w:color="auto"/>
            <w:left w:val="none" w:sz="0" w:space="0" w:color="auto"/>
            <w:bottom w:val="none" w:sz="0" w:space="0" w:color="auto"/>
            <w:right w:val="none" w:sz="0" w:space="0" w:color="auto"/>
          </w:divBdr>
        </w:div>
      </w:divsChild>
    </w:div>
    <w:div w:id="182984243">
      <w:bodyDiv w:val="1"/>
      <w:marLeft w:val="0"/>
      <w:marRight w:val="0"/>
      <w:marTop w:val="0"/>
      <w:marBottom w:val="0"/>
      <w:divBdr>
        <w:top w:val="none" w:sz="0" w:space="0" w:color="auto"/>
        <w:left w:val="none" w:sz="0" w:space="0" w:color="auto"/>
        <w:bottom w:val="none" w:sz="0" w:space="0" w:color="auto"/>
        <w:right w:val="none" w:sz="0" w:space="0" w:color="auto"/>
      </w:divBdr>
    </w:div>
    <w:div w:id="183595267">
      <w:bodyDiv w:val="1"/>
      <w:marLeft w:val="0"/>
      <w:marRight w:val="0"/>
      <w:marTop w:val="0"/>
      <w:marBottom w:val="0"/>
      <w:divBdr>
        <w:top w:val="none" w:sz="0" w:space="0" w:color="auto"/>
        <w:left w:val="none" w:sz="0" w:space="0" w:color="auto"/>
        <w:bottom w:val="none" w:sz="0" w:space="0" w:color="auto"/>
        <w:right w:val="none" w:sz="0" w:space="0" w:color="auto"/>
      </w:divBdr>
      <w:divsChild>
        <w:div w:id="457725374">
          <w:marLeft w:val="0"/>
          <w:marRight w:val="0"/>
          <w:marTop w:val="0"/>
          <w:marBottom w:val="0"/>
          <w:divBdr>
            <w:top w:val="none" w:sz="0" w:space="0" w:color="auto"/>
            <w:left w:val="none" w:sz="0" w:space="0" w:color="auto"/>
            <w:bottom w:val="none" w:sz="0" w:space="0" w:color="auto"/>
            <w:right w:val="none" w:sz="0" w:space="0" w:color="auto"/>
          </w:divBdr>
        </w:div>
      </w:divsChild>
    </w:div>
    <w:div w:id="244652125">
      <w:bodyDiv w:val="1"/>
      <w:marLeft w:val="0"/>
      <w:marRight w:val="0"/>
      <w:marTop w:val="0"/>
      <w:marBottom w:val="0"/>
      <w:divBdr>
        <w:top w:val="none" w:sz="0" w:space="0" w:color="auto"/>
        <w:left w:val="none" w:sz="0" w:space="0" w:color="auto"/>
        <w:bottom w:val="none" w:sz="0" w:space="0" w:color="auto"/>
        <w:right w:val="none" w:sz="0" w:space="0" w:color="auto"/>
      </w:divBdr>
    </w:div>
    <w:div w:id="278150022">
      <w:bodyDiv w:val="1"/>
      <w:marLeft w:val="0"/>
      <w:marRight w:val="0"/>
      <w:marTop w:val="0"/>
      <w:marBottom w:val="0"/>
      <w:divBdr>
        <w:top w:val="none" w:sz="0" w:space="0" w:color="auto"/>
        <w:left w:val="none" w:sz="0" w:space="0" w:color="auto"/>
        <w:bottom w:val="none" w:sz="0" w:space="0" w:color="auto"/>
        <w:right w:val="none" w:sz="0" w:space="0" w:color="auto"/>
      </w:divBdr>
      <w:divsChild>
        <w:div w:id="773599516">
          <w:marLeft w:val="0"/>
          <w:marRight w:val="0"/>
          <w:marTop w:val="0"/>
          <w:marBottom w:val="0"/>
          <w:divBdr>
            <w:top w:val="none" w:sz="0" w:space="0" w:color="auto"/>
            <w:left w:val="none" w:sz="0" w:space="0" w:color="auto"/>
            <w:bottom w:val="none" w:sz="0" w:space="0" w:color="auto"/>
            <w:right w:val="none" w:sz="0" w:space="0" w:color="auto"/>
          </w:divBdr>
        </w:div>
      </w:divsChild>
    </w:div>
    <w:div w:id="284776433">
      <w:bodyDiv w:val="1"/>
      <w:marLeft w:val="0"/>
      <w:marRight w:val="0"/>
      <w:marTop w:val="0"/>
      <w:marBottom w:val="0"/>
      <w:divBdr>
        <w:top w:val="none" w:sz="0" w:space="0" w:color="auto"/>
        <w:left w:val="none" w:sz="0" w:space="0" w:color="auto"/>
        <w:bottom w:val="none" w:sz="0" w:space="0" w:color="auto"/>
        <w:right w:val="none" w:sz="0" w:space="0" w:color="auto"/>
      </w:divBdr>
    </w:div>
    <w:div w:id="306013447">
      <w:bodyDiv w:val="1"/>
      <w:marLeft w:val="0"/>
      <w:marRight w:val="0"/>
      <w:marTop w:val="0"/>
      <w:marBottom w:val="0"/>
      <w:divBdr>
        <w:top w:val="none" w:sz="0" w:space="0" w:color="auto"/>
        <w:left w:val="none" w:sz="0" w:space="0" w:color="auto"/>
        <w:bottom w:val="none" w:sz="0" w:space="0" w:color="auto"/>
        <w:right w:val="none" w:sz="0" w:space="0" w:color="auto"/>
      </w:divBdr>
      <w:divsChild>
        <w:div w:id="1549803716">
          <w:marLeft w:val="0"/>
          <w:marRight w:val="0"/>
          <w:marTop w:val="0"/>
          <w:marBottom w:val="0"/>
          <w:divBdr>
            <w:top w:val="none" w:sz="0" w:space="0" w:color="auto"/>
            <w:left w:val="none" w:sz="0" w:space="0" w:color="auto"/>
            <w:bottom w:val="none" w:sz="0" w:space="0" w:color="auto"/>
            <w:right w:val="none" w:sz="0" w:space="0" w:color="auto"/>
          </w:divBdr>
        </w:div>
      </w:divsChild>
    </w:div>
    <w:div w:id="324166971">
      <w:bodyDiv w:val="1"/>
      <w:marLeft w:val="0"/>
      <w:marRight w:val="0"/>
      <w:marTop w:val="0"/>
      <w:marBottom w:val="0"/>
      <w:divBdr>
        <w:top w:val="none" w:sz="0" w:space="0" w:color="auto"/>
        <w:left w:val="none" w:sz="0" w:space="0" w:color="auto"/>
        <w:bottom w:val="none" w:sz="0" w:space="0" w:color="auto"/>
        <w:right w:val="none" w:sz="0" w:space="0" w:color="auto"/>
      </w:divBdr>
      <w:divsChild>
        <w:div w:id="520969646">
          <w:marLeft w:val="0"/>
          <w:marRight w:val="0"/>
          <w:marTop w:val="0"/>
          <w:marBottom w:val="0"/>
          <w:divBdr>
            <w:top w:val="none" w:sz="0" w:space="0" w:color="auto"/>
            <w:left w:val="none" w:sz="0" w:space="0" w:color="auto"/>
            <w:bottom w:val="none" w:sz="0" w:space="0" w:color="auto"/>
            <w:right w:val="none" w:sz="0" w:space="0" w:color="auto"/>
          </w:divBdr>
        </w:div>
      </w:divsChild>
    </w:div>
    <w:div w:id="331840422">
      <w:bodyDiv w:val="1"/>
      <w:marLeft w:val="0"/>
      <w:marRight w:val="0"/>
      <w:marTop w:val="0"/>
      <w:marBottom w:val="0"/>
      <w:divBdr>
        <w:top w:val="none" w:sz="0" w:space="0" w:color="auto"/>
        <w:left w:val="none" w:sz="0" w:space="0" w:color="auto"/>
        <w:bottom w:val="none" w:sz="0" w:space="0" w:color="auto"/>
        <w:right w:val="none" w:sz="0" w:space="0" w:color="auto"/>
      </w:divBdr>
    </w:div>
    <w:div w:id="348486513">
      <w:bodyDiv w:val="1"/>
      <w:marLeft w:val="0"/>
      <w:marRight w:val="0"/>
      <w:marTop w:val="0"/>
      <w:marBottom w:val="0"/>
      <w:divBdr>
        <w:top w:val="none" w:sz="0" w:space="0" w:color="auto"/>
        <w:left w:val="none" w:sz="0" w:space="0" w:color="auto"/>
        <w:bottom w:val="none" w:sz="0" w:space="0" w:color="auto"/>
        <w:right w:val="none" w:sz="0" w:space="0" w:color="auto"/>
      </w:divBdr>
    </w:div>
    <w:div w:id="350883552">
      <w:bodyDiv w:val="1"/>
      <w:marLeft w:val="0"/>
      <w:marRight w:val="0"/>
      <w:marTop w:val="0"/>
      <w:marBottom w:val="0"/>
      <w:divBdr>
        <w:top w:val="none" w:sz="0" w:space="0" w:color="auto"/>
        <w:left w:val="none" w:sz="0" w:space="0" w:color="auto"/>
        <w:bottom w:val="none" w:sz="0" w:space="0" w:color="auto"/>
        <w:right w:val="none" w:sz="0" w:space="0" w:color="auto"/>
      </w:divBdr>
      <w:divsChild>
        <w:div w:id="2095543898">
          <w:marLeft w:val="0"/>
          <w:marRight w:val="0"/>
          <w:marTop w:val="0"/>
          <w:marBottom w:val="0"/>
          <w:divBdr>
            <w:top w:val="none" w:sz="0" w:space="0" w:color="auto"/>
            <w:left w:val="none" w:sz="0" w:space="0" w:color="auto"/>
            <w:bottom w:val="none" w:sz="0" w:space="0" w:color="auto"/>
            <w:right w:val="none" w:sz="0" w:space="0" w:color="auto"/>
          </w:divBdr>
        </w:div>
      </w:divsChild>
    </w:div>
    <w:div w:id="352146651">
      <w:bodyDiv w:val="1"/>
      <w:marLeft w:val="0"/>
      <w:marRight w:val="0"/>
      <w:marTop w:val="0"/>
      <w:marBottom w:val="0"/>
      <w:divBdr>
        <w:top w:val="none" w:sz="0" w:space="0" w:color="auto"/>
        <w:left w:val="none" w:sz="0" w:space="0" w:color="auto"/>
        <w:bottom w:val="none" w:sz="0" w:space="0" w:color="auto"/>
        <w:right w:val="none" w:sz="0" w:space="0" w:color="auto"/>
      </w:divBdr>
    </w:div>
    <w:div w:id="370113178">
      <w:bodyDiv w:val="1"/>
      <w:marLeft w:val="0"/>
      <w:marRight w:val="0"/>
      <w:marTop w:val="0"/>
      <w:marBottom w:val="0"/>
      <w:divBdr>
        <w:top w:val="none" w:sz="0" w:space="0" w:color="auto"/>
        <w:left w:val="none" w:sz="0" w:space="0" w:color="auto"/>
        <w:bottom w:val="none" w:sz="0" w:space="0" w:color="auto"/>
        <w:right w:val="none" w:sz="0" w:space="0" w:color="auto"/>
      </w:divBdr>
      <w:divsChild>
        <w:div w:id="454786604">
          <w:marLeft w:val="0"/>
          <w:marRight w:val="0"/>
          <w:marTop w:val="0"/>
          <w:marBottom w:val="0"/>
          <w:divBdr>
            <w:top w:val="none" w:sz="0" w:space="0" w:color="auto"/>
            <w:left w:val="none" w:sz="0" w:space="0" w:color="auto"/>
            <w:bottom w:val="none" w:sz="0" w:space="0" w:color="auto"/>
            <w:right w:val="none" w:sz="0" w:space="0" w:color="auto"/>
          </w:divBdr>
        </w:div>
      </w:divsChild>
    </w:div>
    <w:div w:id="373699993">
      <w:bodyDiv w:val="1"/>
      <w:marLeft w:val="0"/>
      <w:marRight w:val="0"/>
      <w:marTop w:val="0"/>
      <w:marBottom w:val="0"/>
      <w:divBdr>
        <w:top w:val="none" w:sz="0" w:space="0" w:color="auto"/>
        <w:left w:val="none" w:sz="0" w:space="0" w:color="auto"/>
        <w:bottom w:val="none" w:sz="0" w:space="0" w:color="auto"/>
        <w:right w:val="none" w:sz="0" w:space="0" w:color="auto"/>
      </w:divBdr>
    </w:div>
    <w:div w:id="376777550">
      <w:bodyDiv w:val="1"/>
      <w:marLeft w:val="0"/>
      <w:marRight w:val="0"/>
      <w:marTop w:val="0"/>
      <w:marBottom w:val="0"/>
      <w:divBdr>
        <w:top w:val="none" w:sz="0" w:space="0" w:color="auto"/>
        <w:left w:val="none" w:sz="0" w:space="0" w:color="auto"/>
        <w:bottom w:val="none" w:sz="0" w:space="0" w:color="auto"/>
        <w:right w:val="none" w:sz="0" w:space="0" w:color="auto"/>
      </w:divBdr>
    </w:div>
    <w:div w:id="419327060">
      <w:bodyDiv w:val="1"/>
      <w:marLeft w:val="0"/>
      <w:marRight w:val="0"/>
      <w:marTop w:val="0"/>
      <w:marBottom w:val="0"/>
      <w:divBdr>
        <w:top w:val="none" w:sz="0" w:space="0" w:color="auto"/>
        <w:left w:val="none" w:sz="0" w:space="0" w:color="auto"/>
        <w:bottom w:val="none" w:sz="0" w:space="0" w:color="auto"/>
        <w:right w:val="none" w:sz="0" w:space="0" w:color="auto"/>
      </w:divBdr>
    </w:div>
    <w:div w:id="433986135">
      <w:bodyDiv w:val="1"/>
      <w:marLeft w:val="0"/>
      <w:marRight w:val="0"/>
      <w:marTop w:val="0"/>
      <w:marBottom w:val="0"/>
      <w:divBdr>
        <w:top w:val="none" w:sz="0" w:space="0" w:color="auto"/>
        <w:left w:val="none" w:sz="0" w:space="0" w:color="auto"/>
        <w:bottom w:val="none" w:sz="0" w:space="0" w:color="auto"/>
        <w:right w:val="none" w:sz="0" w:space="0" w:color="auto"/>
      </w:divBdr>
      <w:divsChild>
        <w:div w:id="1339426887">
          <w:marLeft w:val="0"/>
          <w:marRight w:val="0"/>
          <w:marTop w:val="0"/>
          <w:marBottom w:val="0"/>
          <w:divBdr>
            <w:top w:val="none" w:sz="0" w:space="0" w:color="auto"/>
            <w:left w:val="none" w:sz="0" w:space="0" w:color="auto"/>
            <w:bottom w:val="none" w:sz="0" w:space="0" w:color="auto"/>
            <w:right w:val="none" w:sz="0" w:space="0" w:color="auto"/>
          </w:divBdr>
        </w:div>
      </w:divsChild>
    </w:div>
    <w:div w:id="469786625">
      <w:bodyDiv w:val="1"/>
      <w:marLeft w:val="0"/>
      <w:marRight w:val="0"/>
      <w:marTop w:val="0"/>
      <w:marBottom w:val="0"/>
      <w:divBdr>
        <w:top w:val="none" w:sz="0" w:space="0" w:color="auto"/>
        <w:left w:val="none" w:sz="0" w:space="0" w:color="auto"/>
        <w:bottom w:val="none" w:sz="0" w:space="0" w:color="auto"/>
        <w:right w:val="none" w:sz="0" w:space="0" w:color="auto"/>
      </w:divBdr>
    </w:div>
    <w:div w:id="471288215">
      <w:bodyDiv w:val="1"/>
      <w:marLeft w:val="0"/>
      <w:marRight w:val="0"/>
      <w:marTop w:val="0"/>
      <w:marBottom w:val="0"/>
      <w:divBdr>
        <w:top w:val="none" w:sz="0" w:space="0" w:color="auto"/>
        <w:left w:val="none" w:sz="0" w:space="0" w:color="auto"/>
        <w:bottom w:val="none" w:sz="0" w:space="0" w:color="auto"/>
        <w:right w:val="none" w:sz="0" w:space="0" w:color="auto"/>
      </w:divBdr>
    </w:div>
    <w:div w:id="507410264">
      <w:bodyDiv w:val="1"/>
      <w:marLeft w:val="0"/>
      <w:marRight w:val="0"/>
      <w:marTop w:val="0"/>
      <w:marBottom w:val="0"/>
      <w:divBdr>
        <w:top w:val="none" w:sz="0" w:space="0" w:color="auto"/>
        <w:left w:val="none" w:sz="0" w:space="0" w:color="auto"/>
        <w:bottom w:val="none" w:sz="0" w:space="0" w:color="auto"/>
        <w:right w:val="none" w:sz="0" w:space="0" w:color="auto"/>
      </w:divBdr>
    </w:div>
    <w:div w:id="513762488">
      <w:bodyDiv w:val="1"/>
      <w:marLeft w:val="0"/>
      <w:marRight w:val="0"/>
      <w:marTop w:val="0"/>
      <w:marBottom w:val="0"/>
      <w:divBdr>
        <w:top w:val="none" w:sz="0" w:space="0" w:color="auto"/>
        <w:left w:val="none" w:sz="0" w:space="0" w:color="auto"/>
        <w:bottom w:val="none" w:sz="0" w:space="0" w:color="auto"/>
        <w:right w:val="none" w:sz="0" w:space="0" w:color="auto"/>
      </w:divBdr>
    </w:div>
    <w:div w:id="515734483">
      <w:bodyDiv w:val="1"/>
      <w:marLeft w:val="0"/>
      <w:marRight w:val="0"/>
      <w:marTop w:val="0"/>
      <w:marBottom w:val="0"/>
      <w:divBdr>
        <w:top w:val="none" w:sz="0" w:space="0" w:color="auto"/>
        <w:left w:val="none" w:sz="0" w:space="0" w:color="auto"/>
        <w:bottom w:val="none" w:sz="0" w:space="0" w:color="auto"/>
        <w:right w:val="none" w:sz="0" w:space="0" w:color="auto"/>
      </w:divBdr>
    </w:div>
    <w:div w:id="517240022">
      <w:bodyDiv w:val="1"/>
      <w:marLeft w:val="0"/>
      <w:marRight w:val="0"/>
      <w:marTop w:val="0"/>
      <w:marBottom w:val="0"/>
      <w:divBdr>
        <w:top w:val="none" w:sz="0" w:space="0" w:color="auto"/>
        <w:left w:val="none" w:sz="0" w:space="0" w:color="auto"/>
        <w:bottom w:val="none" w:sz="0" w:space="0" w:color="auto"/>
        <w:right w:val="none" w:sz="0" w:space="0" w:color="auto"/>
      </w:divBdr>
    </w:div>
    <w:div w:id="532887152">
      <w:bodyDiv w:val="1"/>
      <w:marLeft w:val="0"/>
      <w:marRight w:val="0"/>
      <w:marTop w:val="0"/>
      <w:marBottom w:val="0"/>
      <w:divBdr>
        <w:top w:val="none" w:sz="0" w:space="0" w:color="auto"/>
        <w:left w:val="none" w:sz="0" w:space="0" w:color="auto"/>
        <w:bottom w:val="none" w:sz="0" w:space="0" w:color="auto"/>
        <w:right w:val="none" w:sz="0" w:space="0" w:color="auto"/>
      </w:divBdr>
    </w:div>
    <w:div w:id="576669437">
      <w:bodyDiv w:val="1"/>
      <w:marLeft w:val="0"/>
      <w:marRight w:val="0"/>
      <w:marTop w:val="0"/>
      <w:marBottom w:val="0"/>
      <w:divBdr>
        <w:top w:val="none" w:sz="0" w:space="0" w:color="auto"/>
        <w:left w:val="none" w:sz="0" w:space="0" w:color="auto"/>
        <w:bottom w:val="none" w:sz="0" w:space="0" w:color="auto"/>
        <w:right w:val="none" w:sz="0" w:space="0" w:color="auto"/>
      </w:divBdr>
    </w:div>
    <w:div w:id="579755481">
      <w:bodyDiv w:val="1"/>
      <w:marLeft w:val="0"/>
      <w:marRight w:val="0"/>
      <w:marTop w:val="0"/>
      <w:marBottom w:val="0"/>
      <w:divBdr>
        <w:top w:val="none" w:sz="0" w:space="0" w:color="auto"/>
        <w:left w:val="none" w:sz="0" w:space="0" w:color="auto"/>
        <w:bottom w:val="none" w:sz="0" w:space="0" w:color="auto"/>
        <w:right w:val="none" w:sz="0" w:space="0" w:color="auto"/>
      </w:divBdr>
    </w:div>
    <w:div w:id="600727006">
      <w:bodyDiv w:val="1"/>
      <w:marLeft w:val="0"/>
      <w:marRight w:val="0"/>
      <w:marTop w:val="0"/>
      <w:marBottom w:val="0"/>
      <w:divBdr>
        <w:top w:val="none" w:sz="0" w:space="0" w:color="auto"/>
        <w:left w:val="none" w:sz="0" w:space="0" w:color="auto"/>
        <w:bottom w:val="none" w:sz="0" w:space="0" w:color="auto"/>
        <w:right w:val="none" w:sz="0" w:space="0" w:color="auto"/>
      </w:divBdr>
      <w:divsChild>
        <w:div w:id="1652902251">
          <w:marLeft w:val="0"/>
          <w:marRight w:val="0"/>
          <w:marTop w:val="0"/>
          <w:marBottom w:val="0"/>
          <w:divBdr>
            <w:top w:val="none" w:sz="0" w:space="0" w:color="auto"/>
            <w:left w:val="none" w:sz="0" w:space="0" w:color="auto"/>
            <w:bottom w:val="none" w:sz="0" w:space="0" w:color="auto"/>
            <w:right w:val="none" w:sz="0" w:space="0" w:color="auto"/>
          </w:divBdr>
        </w:div>
      </w:divsChild>
    </w:div>
    <w:div w:id="606695741">
      <w:bodyDiv w:val="1"/>
      <w:marLeft w:val="0"/>
      <w:marRight w:val="0"/>
      <w:marTop w:val="0"/>
      <w:marBottom w:val="0"/>
      <w:divBdr>
        <w:top w:val="none" w:sz="0" w:space="0" w:color="auto"/>
        <w:left w:val="none" w:sz="0" w:space="0" w:color="auto"/>
        <w:bottom w:val="none" w:sz="0" w:space="0" w:color="auto"/>
        <w:right w:val="none" w:sz="0" w:space="0" w:color="auto"/>
      </w:divBdr>
      <w:divsChild>
        <w:div w:id="1774781428">
          <w:marLeft w:val="0"/>
          <w:marRight w:val="0"/>
          <w:marTop w:val="0"/>
          <w:marBottom w:val="0"/>
          <w:divBdr>
            <w:top w:val="none" w:sz="0" w:space="0" w:color="auto"/>
            <w:left w:val="none" w:sz="0" w:space="0" w:color="auto"/>
            <w:bottom w:val="none" w:sz="0" w:space="0" w:color="auto"/>
            <w:right w:val="none" w:sz="0" w:space="0" w:color="auto"/>
          </w:divBdr>
        </w:div>
      </w:divsChild>
    </w:div>
    <w:div w:id="616527460">
      <w:bodyDiv w:val="1"/>
      <w:marLeft w:val="0"/>
      <w:marRight w:val="0"/>
      <w:marTop w:val="0"/>
      <w:marBottom w:val="0"/>
      <w:divBdr>
        <w:top w:val="none" w:sz="0" w:space="0" w:color="auto"/>
        <w:left w:val="none" w:sz="0" w:space="0" w:color="auto"/>
        <w:bottom w:val="none" w:sz="0" w:space="0" w:color="auto"/>
        <w:right w:val="none" w:sz="0" w:space="0" w:color="auto"/>
      </w:divBdr>
    </w:div>
    <w:div w:id="630211900">
      <w:bodyDiv w:val="1"/>
      <w:marLeft w:val="0"/>
      <w:marRight w:val="0"/>
      <w:marTop w:val="0"/>
      <w:marBottom w:val="0"/>
      <w:divBdr>
        <w:top w:val="none" w:sz="0" w:space="0" w:color="auto"/>
        <w:left w:val="none" w:sz="0" w:space="0" w:color="auto"/>
        <w:bottom w:val="none" w:sz="0" w:space="0" w:color="auto"/>
        <w:right w:val="none" w:sz="0" w:space="0" w:color="auto"/>
      </w:divBdr>
    </w:div>
    <w:div w:id="661396178">
      <w:bodyDiv w:val="1"/>
      <w:marLeft w:val="0"/>
      <w:marRight w:val="0"/>
      <w:marTop w:val="0"/>
      <w:marBottom w:val="0"/>
      <w:divBdr>
        <w:top w:val="none" w:sz="0" w:space="0" w:color="auto"/>
        <w:left w:val="none" w:sz="0" w:space="0" w:color="auto"/>
        <w:bottom w:val="none" w:sz="0" w:space="0" w:color="auto"/>
        <w:right w:val="none" w:sz="0" w:space="0" w:color="auto"/>
      </w:divBdr>
      <w:divsChild>
        <w:div w:id="1192183717">
          <w:marLeft w:val="0"/>
          <w:marRight w:val="0"/>
          <w:marTop w:val="0"/>
          <w:marBottom w:val="0"/>
          <w:divBdr>
            <w:top w:val="none" w:sz="0" w:space="0" w:color="auto"/>
            <w:left w:val="none" w:sz="0" w:space="0" w:color="auto"/>
            <w:bottom w:val="none" w:sz="0" w:space="0" w:color="auto"/>
            <w:right w:val="none" w:sz="0" w:space="0" w:color="auto"/>
          </w:divBdr>
        </w:div>
      </w:divsChild>
    </w:div>
    <w:div w:id="668169196">
      <w:bodyDiv w:val="1"/>
      <w:marLeft w:val="0"/>
      <w:marRight w:val="0"/>
      <w:marTop w:val="0"/>
      <w:marBottom w:val="0"/>
      <w:divBdr>
        <w:top w:val="none" w:sz="0" w:space="0" w:color="auto"/>
        <w:left w:val="none" w:sz="0" w:space="0" w:color="auto"/>
        <w:bottom w:val="none" w:sz="0" w:space="0" w:color="auto"/>
        <w:right w:val="none" w:sz="0" w:space="0" w:color="auto"/>
      </w:divBdr>
    </w:div>
    <w:div w:id="678697928">
      <w:bodyDiv w:val="1"/>
      <w:marLeft w:val="0"/>
      <w:marRight w:val="0"/>
      <w:marTop w:val="0"/>
      <w:marBottom w:val="0"/>
      <w:divBdr>
        <w:top w:val="none" w:sz="0" w:space="0" w:color="auto"/>
        <w:left w:val="none" w:sz="0" w:space="0" w:color="auto"/>
        <w:bottom w:val="none" w:sz="0" w:space="0" w:color="auto"/>
        <w:right w:val="none" w:sz="0" w:space="0" w:color="auto"/>
      </w:divBdr>
    </w:div>
    <w:div w:id="688289083">
      <w:bodyDiv w:val="1"/>
      <w:marLeft w:val="0"/>
      <w:marRight w:val="0"/>
      <w:marTop w:val="0"/>
      <w:marBottom w:val="0"/>
      <w:divBdr>
        <w:top w:val="none" w:sz="0" w:space="0" w:color="auto"/>
        <w:left w:val="none" w:sz="0" w:space="0" w:color="auto"/>
        <w:bottom w:val="none" w:sz="0" w:space="0" w:color="auto"/>
        <w:right w:val="none" w:sz="0" w:space="0" w:color="auto"/>
      </w:divBdr>
    </w:div>
    <w:div w:id="688412043">
      <w:bodyDiv w:val="1"/>
      <w:marLeft w:val="0"/>
      <w:marRight w:val="0"/>
      <w:marTop w:val="0"/>
      <w:marBottom w:val="0"/>
      <w:divBdr>
        <w:top w:val="none" w:sz="0" w:space="0" w:color="auto"/>
        <w:left w:val="none" w:sz="0" w:space="0" w:color="auto"/>
        <w:bottom w:val="none" w:sz="0" w:space="0" w:color="auto"/>
        <w:right w:val="none" w:sz="0" w:space="0" w:color="auto"/>
      </w:divBdr>
      <w:divsChild>
        <w:div w:id="361128968">
          <w:marLeft w:val="0"/>
          <w:marRight w:val="0"/>
          <w:marTop w:val="0"/>
          <w:marBottom w:val="0"/>
          <w:divBdr>
            <w:top w:val="none" w:sz="0" w:space="0" w:color="auto"/>
            <w:left w:val="none" w:sz="0" w:space="0" w:color="auto"/>
            <w:bottom w:val="none" w:sz="0" w:space="0" w:color="auto"/>
            <w:right w:val="none" w:sz="0" w:space="0" w:color="auto"/>
          </w:divBdr>
        </w:div>
      </w:divsChild>
    </w:div>
    <w:div w:id="704602563">
      <w:bodyDiv w:val="1"/>
      <w:marLeft w:val="0"/>
      <w:marRight w:val="0"/>
      <w:marTop w:val="0"/>
      <w:marBottom w:val="0"/>
      <w:divBdr>
        <w:top w:val="none" w:sz="0" w:space="0" w:color="auto"/>
        <w:left w:val="none" w:sz="0" w:space="0" w:color="auto"/>
        <w:bottom w:val="none" w:sz="0" w:space="0" w:color="auto"/>
        <w:right w:val="none" w:sz="0" w:space="0" w:color="auto"/>
      </w:divBdr>
    </w:div>
    <w:div w:id="712580740">
      <w:bodyDiv w:val="1"/>
      <w:marLeft w:val="0"/>
      <w:marRight w:val="0"/>
      <w:marTop w:val="0"/>
      <w:marBottom w:val="0"/>
      <w:divBdr>
        <w:top w:val="none" w:sz="0" w:space="0" w:color="auto"/>
        <w:left w:val="none" w:sz="0" w:space="0" w:color="auto"/>
        <w:bottom w:val="none" w:sz="0" w:space="0" w:color="auto"/>
        <w:right w:val="none" w:sz="0" w:space="0" w:color="auto"/>
      </w:divBdr>
    </w:div>
    <w:div w:id="713193684">
      <w:bodyDiv w:val="1"/>
      <w:marLeft w:val="0"/>
      <w:marRight w:val="0"/>
      <w:marTop w:val="0"/>
      <w:marBottom w:val="0"/>
      <w:divBdr>
        <w:top w:val="none" w:sz="0" w:space="0" w:color="auto"/>
        <w:left w:val="none" w:sz="0" w:space="0" w:color="auto"/>
        <w:bottom w:val="none" w:sz="0" w:space="0" w:color="auto"/>
        <w:right w:val="none" w:sz="0" w:space="0" w:color="auto"/>
      </w:divBdr>
      <w:divsChild>
        <w:div w:id="320619326">
          <w:marLeft w:val="0"/>
          <w:marRight w:val="0"/>
          <w:marTop w:val="0"/>
          <w:marBottom w:val="0"/>
          <w:divBdr>
            <w:top w:val="none" w:sz="0" w:space="0" w:color="auto"/>
            <w:left w:val="none" w:sz="0" w:space="0" w:color="auto"/>
            <w:bottom w:val="none" w:sz="0" w:space="0" w:color="auto"/>
            <w:right w:val="none" w:sz="0" w:space="0" w:color="auto"/>
          </w:divBdr>
        </w:div>
      </w:divsChild>
    </w:div>
    <w:div w:id="714617234">
      <w:bodyDiv w:val="1"/>
      <w:marLeft w:val="0"/>
      <w:marRight w:val="0"/>
      <w:marTop w:val="0"/>
      <w:marBottom w:val="0"/>
      <w:divBdr>
        <w:top w:val="none" w:sz="0" w:space="0" w:color="auto"/>
        <w:left w:val="none" w:sz="0" w:space="0" w:color="auto"/>
        <w:bottom w:val="none" w:sz="0" w:space="0" w:color="auto"/>
        <w:right w:val="none" w:sz="0" w:space="0" w:color="auto"/>
      </w:divBdr>
      <w:divsChild>
        <w:div w:id="292517604">
          <w:marLeft w:val="0"/>
          <w:marRight w:val="0"/>
          <w:marTop w:val="0"/>
          <w:marBottom w:val="0"/>
          <w:divBdr>
            <w:top w:val="none" w:sz="0" w:space="0" w:color="auto"/>
            <w:left w:val="none" w:sz="0" w:space="0" w:color="auto"/>
            <w:bottom w:val="none" w:sz="0" w:space="0" w:color="auto"/>
            <w:right w:val="none" w:sz="0" w:space="0" w:color="auto"/>
          </w:divBdr>
        </w:div>
      </w:divsChild>
    </w:div>
    <w:div w:id="726337736">
      <w:bodyDiv w:val="1"/>
      <w:marLeft w:val="0"/>
      <w:marRight w:val="0"/>
      <w:marTop w:val="0"/>
      <w:marBottom w:val="0"/>
      <w:divBdr>
        <w:top w:val="none" w:sz="0" w:space="0" w:color="auto"/>
        <w:left w:val="none" w:sz="0" w:space="0" w:color="auto"/>
        <w:bottom w:val="none" w:sz="0" w:space="0" w:color="auto"/>
        <w:right w:val="none" w:sz="0" w:space="0" w:color="auto"/>
      </w:divBdr>
    </w:div>
    <w:div w:id="768814109">
      <w:bodyDiv w:val="1"/>
      <w:marLeft w:val="0"/>
      <w:marRight w:val="0"/>
      <w:marTop w:val="0"/>
      <w:marBottom w:val="0"/>
      <w:divBdr>
        <w:top w:val="none" w:sz="0" w:space="0" w:color="auto"/>
        <w:left w:val="none" w:sz="0" w:space="0" w:color="auto"/>
        <w:bottom w:val="none" w:sz="0" w:space="0" w:color="auto"/>
        <w:right w:val="none" w:sz="0" w:space="0" w:color="auto"/>
      </w:divBdr>
    </w:div>
    <w:div w:id="782774378">
      <w:bodyDiv w:val="1"/>
      <w:marLeft w:val="0"/>
      <w:marRight w:val="0"/>
      <w:marTop w:val="0"/>
      <w:marBottom w:val="0"/>
      <w:divBdr>
        <w:top w:val="none" w:sz="0" w:space="0" w:color="auto"/>
        <w:left w:val="none" w:sz="0" w:space="0" w:color="auto"/>
        <w:bottom w:val="none" w:sz="0" w:space="0" w:color="auto"/>
        <w:right w:val="none" w:sz="0" w:space="0" w:color="auto"/>
      </w:divBdr>
      <w:divsChild>
        <w:div w:id="1037120573">
          <w:marLeft w:val="0"/>
          <w:marRight w:val="0"/>
          <w:marTop w:val="0"/>
          <w:marBottom w:val="0"/>
          <w:divBdr>
            <w:top w:val="none" w:sz="0" w:space="0" w:color="auto"/>
            <w:left w:val="none" w:sz="0" w:space="0" w:color="auto"/>
            <w:bottom w:val="none" w:sz="0" w:space="0" w:color="auto"/>
            <w:right w:val="none" w:sz="0" w:space="0" w:color="auto"/>
          </w:divBdr>
        </w:div>
      </w:divsChild>
    </w:div>
    <w:div w:id="791366160">
      <w:bodyDiv w:val="1"/>
      <w:marLeft w:val="0"/>
      <w:marRight w:val="0"/>
      <w:marTop w:val="0"/>
      <w:marBottom w:val="0"/>
      <w:divBdr>
        <w:top w:val="none" w:sz="0" w:space="0" w:color="auto"/>
        <w:left w:val="none" w:sz="0" w:space="0" w:color="auto"/>
        <w:bottom w:val="none" w:sz="0" w:space="0" w:color="auto"/>
        <w:right w:val="none" w:sz="0" w:space="0" w:color="auto"/>
      </w:divBdr>
      <w:divsChild>
        <w:div w:id="473330994">
          <w:marLeft w:val="0"/>
          <w:marRight w:val="0"/>
          <w:marTop w:val="0"/>
          <w:marBottom w:val="0"/>
          <w:divBdr>
            <w:top w:val="none" w:sz="0" w:space="0" w:color="auto"/>
            <w:left w:val="none" w:sz="0" w:space="0" w:color="auto"/>
            <w:bottom w:val="none" w:sz="0" w:space="0" w:color="auto"/>
            <w:right w:val="none" w:sz="0" w:space="0" w:color="auto"/>
          </w:divBdr>
        </w:div>
      </w:divsChild>
    </w:div>
    <w:div w:id="793988461">
      <w:bodyDiv w:val="1"/>
      <w:marLeft w:val="0"/>
      <w:marRight w:val="0"/>
      <w:marTop w:val="0"/>
      <w:marBottom w:val="0"/>
      <w:divBdr>
        <w:top w:val="none" w:sz="0" w:space="0" w:color="auto"/>
        <w:left w:val="none" w:sz="0" w:space="0" w:color="auto"/>
        <w:bottom w:val="none" w:sz="0" w:space="0" w:color="auto"/>
        <w:right w:val="none" w:sz="0" w:space="0" w:color="auto"/>
      </w:divBdr>
    </w:div>
    <w:div w:id="822430621">
      <w:bodyDiv w:val="1"/>
      <w:marLeft w:val="0"/>
      <w:marRight w:val="0"/>
      <w:marTop w:val="0"/>
      <w:marBottom w:val="0"/>
      <w:divBdr>
        <w:top w:val="none" w:sz="0" w:space="0" w:color="auto"/>
        <w:left w:val="none" w:sz="0" w:space="0" w:color="auto"/>
        <w:bottom w:val="none" w:sz="0" w:space="0" w:color="auto"/>
        <w:right w:val="none" w:sz="0" w:space="0" w:color="auto"/>
      </w:divBdr>
      <w:divsChild>
        <w:div w:id="402991735">
          <w:marLeft w:val="0"/>
          <w:marRight w:val="0"/>
          <w:marTop w:val="0"/>
          <w:marBottom w:val="0"/>
          <w:divBdr>
            <w:top w:val="none" w:sz="0" w:space="0" w:color="auto"/>
            <w:left w:val="none" w:sz="0" w:space="0" w:color="auto"/>
            <w:bottom w:val="none" w:sz="0" w:space="0" w:color="auto"/>
            <w:right w:val="none" w:sz="0" w:space="0" w:color="auto"/>
          </w:divBdr>
        </w:div>
      </w:divsChild>
    </w:div>
    <w:div w:id="866722594">
      <w:bodyDiv w:val="1"/>
      <w:marLeft w:val="0"/>
      <w:marRight w:val="0"/>
      <w:marTop w:val="0"/>
      <w:marBottom w:val="0"/>
      <w:divBdr>
        <w:top w:val="none" w:sz="0" w:space="0" w:color="auto"/>
        <w:left w:val="none" w:sz="0" w:space="0" w:color="auto"/>
        <w:bottom w:val="none" w:sz="0" w:space="0" w:color="auto"/>
        <w:right w:val="none" w:sz="0" w:space="0" w:color="auto"/>
      </w:divBdr>
      <w:divsChild>
        <w:div w:id="1877497169">
          <w:marLeft w:val="0"/>
          <w:marRight w:val="0"/>
          <w:marTop w:val="0"/>
          <w:marBottom w:val="0"/>
          <w:divBdr>
            <w:top w:val="none" w:sz="0" w:space="0" w:color="auto"/>
            <w:left w:val="none" w:sz="0" w:space="0" w:color="auto"/>
            <w:bottom w:val="none" w:sz="0" w:space="0" w:color="auto"/>
            <w:right w:val="none" w:sz="0" w:space="0" w:color="auto"/>
          </w:divBdr>
        </w:div>
      </w:divsChild>
    </w:div>
    <w:div w:id="873077058">
      <w:bodyDiv w:val="1"/>
      <w:marLeft w:val="0"/>
      <w:marRight w:val="0"/>
      <w:marTop w:val="0"/>
      <w:marBottom w:val="0"/>
      <w:divBdr>
        <w:top w:val="none" w:sz="0" w:space="0" w:color="auto"/>
        <w:left w:val="none" w:sz="0" w:space="0" w:color="auto"/>
        <w:bottom w:val="none" w:sz="0" w:space="0" w:color="auto"/>
        <w:right w:val="none" w:sz="0" w:space="0" w:color="auto"/>
      </w:divBdr>
    </w:div>
    <w:div w:id="879708729">
      <w:bodyDiv w:val="1"/>
      <w:marLeft w:val="0"/>
      <w:marRight w:val="0"/>
      <w:marTop w:val="0"/>
      <w:marBottom w:val="0"/>
      <w:divBdr>
        <w:top w:val="none" w:sz="0" w:space="0" w:color="auto"/>
        <w:left w:val="none" w:sz="0" w:space="0" w:color="auto"/>
        <w:bottom w:val="none" w:sz="0" w:space="0" w:color="auto"/>
        <w:right w:val="none" w:sz="0" w:space="0" w:color="auto"/>
      </w:divBdr>
      <w:divsChild>
        <w:div w:id="879978962">
          <w:marLeft w:val="0"/>
          <w:marRight w:val="0"/>
          <w:marTop w:val="0"/>
          <w:marBottom w:val="0"/>
          <w:divBdr>
            <w:top w:val="none" w:sz="0" w:space="0" w:color="auto"/>
            <w:left w:val="none" w:sz="0" w:space="0" w:color="auto"/>
            <w:bottom w:val="none" w:sz="0" w:space="0" w:color="auto"/>
            <w:right w:val="none" w:sz="0" w:space="0" w:color="auto"/>
          </w:divBdr>
        </w:div>
      </w:divsChild>
    </w:div>
    <w:div w:id="902182556">
      <w:bodyDiv w:val="1"/>
      <w:marLeft w:val="0"/>
      <w:marRight w:val="0"/>
      <w:marTop w:val="0"/>
      <w:marBottom w:val="0"/>
      <w:divBdr>
        <w:top w:val="none" w:sz="0" w:space="0" w:color="auto"/>
        <w:left w:val="none" w:sz="0" w:space="0" w:color="auto"/>
        <w:bottom w:val="none" w:sz="0" w:space="0" w:color="auto"/>
        <w:right w:val="none" w:sz="0" w:space="0" w:color="auto"/>
      </w:divBdr>
      <w:divsChild>
        <w:div w:id="2066097262">
          <w:marLeft w:val="0"/>
          <w:marRight w:val="0"/>
          <w:marTop w:val="0"/>
          <w:marBottom w:val="0"/>
          <w:divBdr>
            <w:top w:val="none" w:sz="0" w:space="0" w:color="auto"/>
            <w:left w:val="none" w:sz="0" w:space="0" w:color="auto"/>
            <w:bottom w:val="none" w:sz="0" w:space="0" w:color="auto"/>
            <w:right w:val="none" w:sz="0" w:space="0" w:color="auto"/>
          </w:divBdr>
        </w:div>
      </w:divsChild>
    </w:div>
    <w:div w:id="914360333">
      <w:bodyDiv w:val="1"/>
      <w:marLeft w:val="0"/>
      <w:marRight w:val="0"/>
      <w:marTop w:val="0"/>
      <w:marBottom w:val="0"/>
      <w:divBdr>
        <w:top w:val="none" w:sz="0" w:space="0" w:color="auto"/>
        <w:left w:val="none" w:sz="0" w:space="0" w:color="auto"/>
        <w:bottom w:val="none" w:sz="0" w:space="0" w:color="auto"/>
        <w:right w:val="none" w:sz="0" w:space="0" w:color="auto"/>
      </w:divBdr>
    </w:div>
    <w:div w:id="955527828">
      <w:bodyDiv w:val="1"/>
      <w:marLeft w:val="0"/>
      <w:marRight w:val="0"/>
      <w:marTop w:val="0"/>
      <w:marBottom w:val="0"/>
      <w:divBdr>
        <w:top w:val="none" w:sz="0" w:space="0" w:color="auto"/>
        <w:left w:val="none" w:sz="0" w:space="0" w:color="auto"/>
        <w:bottom w:val="none" w:sz="0" w:space="0" w:color="auto"/>
        <w:right w:val="none" w:sz="0" w:space="0" w:color="auto"/>
      </w:divBdr>
    </w:div>
    <w:div w:id="956717403">
      <w:bodyDiv w:val="1"/>
      <w:marLeft w:val="0"/>
      <w:marRight w:val="0"/>
      <w:marTop w:val="0"/>
      <w:marBottom w:val="0"/>
      <w:divBdr>
        <w:top w:val="none" w:sz="0" w:space="0" w:color="auto"/>
        <w:left w:val="none" w:sz="0" w:space="0" w:color="auto"/>
        <w:bottom w:val="none" w:sz="0" w:space="0" w:color="auto"/>
        <w:right w:val="none" w:sz="0" w:space="0" w:color="auto"/>
      </w:divBdr>
    </w:div>
    <w:div w:id="960183981">
      <w:bodyDiv w:val="1"/>
      <w:marLeft w:val="0"/>
      <w:marRight w:val="0"/>
      <w:marTop w:val="0"/>
      <w:marBottom w:val="0"/>
      <w:divBdr>
        <w:top w:val="none" w:sz="0" w:space="0" w:color="auto"/>
        <w:left w:val="none" w:sz="0" w:space="0" w:color="auto"/>
        <w:bottom w:val="none" w:sz="0" w:space="0" w:color="auto"/>
        <w:right w:val="none" w:sz="0" w:space="0" w:color="auto"/>
      </w:divBdr>
      <w:divsChild>
        <w:div w:id="603342190">
          <w:marLeft w:val="0"/>
          <w:marRight w:val="0"/>
          <w:marTop w:val="0"/>
          <w:marBottom w:val="0"/>
          <w:divBdr>
            <w:top w:val="none" w:sz="0" w:space="0" w:color="auto"/>
            <w:left w:val="none" w:sz="0" w:space="0" w:color="auto"/>
            <w:bottom w:val="none" w:sz="0" w:space="0" w:color="auto"/>
            <w:right w:val="none" w:sz="0" w:space="0" w:color="auto"/>
          </w:divBdr>
        </w:div>
      </w:divsChild>
    </w:div>
    <w:div w:id="962033306">
      <w:bodyDiv w:val="1"/>
      <w:marLeft w:val="0"/>
      <w:marRight w:val="0"/>
      <w:marTop w:val="0"/>
      <w:marBottom w:val="0"/>
      <w:divBdr>
        <w:top w:val="none" w:sz="0" w:space="0" w:color="auto"/>
        <w:left w:val="none" w:sz="0" w:space="0" w:color="auto"/>
        <w:bottom w:val="none" w:sz="0" w:space="0" w:color="auto"/>
        <w:right w:val="none" w:sz="0" w:space="0" w:color="auto"/>
      </w:divBdr>
    </w:div>
    <w:div w:id="962729310">
      <w:bodyDiv w:val="1"/>
      <w:marLeft w:val="0"/>
      <w:marRight w:val="0"/>
      <w:marTop w:val="0"/>
      <w:marBottom w:val="0"/>
      <w:divBdr>
        <w:top w:val="none" w:sz="0" w:space="0" w:color="auto"/>
        <w:left w:val="none" w:sz="0" w:space="0" w:color="auto"/>
        <w:bottom w:val="none" w:sz="0" w:space="0" w:color="auto"/>
        <w:right w:val="none" w:sz="0" w:space="0" w:color="auto"/>
      </w:divBdr>
    </w:div>
    <w:div w:id="970096230">
      <w:bodyDiv w:val="1"/>
      <w:marLeft w:val="0"/>
      <w:marRight w:val="0"/>
      <w:marTop w:val="0"/>
      <w:marBottom w:val="0"/>
      <w:divBdr>
        <w:top w:val="none" w:sz="0" w:space="0" w:color="auto"/>
        <w:left w:val="none" w:sz="0" w:space="0" w:color="auto"/>
        <w:bottom w:val="none" w:sz="0" w:space="0" w:color="auto"/>
        <w:right w:val="none" w:sz="0" w:space="0" w:color="auto"/>
      </w:divBdr>
      <w:divsChild>
        <w:div w:id="1591818275">
          <w:marLeft w:val="0"/>
          <w:marRight w:val="0"/>
          <w:marTop w:val="0"/>
          <w:marBottom w:val="0"/>
          <w:divBdr>
            <w:top w:val="none" w:sz="0" w:space="0" w:color="auto"/>
            <w:left w:val="none" w:sz="0" w:space="0" w:color="auto"/>
            <w:bottom w:val="none" w:sz="0" w:space="0" w:color="auto"/>
            <w:right w:val="none" w:sz="0" w:space="0" w:color="auto"/>
          </w:divBdr>
        </w:div>
      </w:divsChild>
    </w:div>
    <w:div w:id="992493069">
      <w:bodyDiv w:val="1"/>
      <w:marLeft w:val="0"/>
      <w:marRight w:val="0"/>
      <w:marTop w:val="0"/>
      <w:marBottom w:val="0"/>
      <w:divBdr>
        <w:top w:val="none" w:sz="0" w:space="0" w:color="auto"/>
        <w:left w:val="none" w:sz="0" w:space="0" w:color="auto"/>
        <w:bottom w:val="none" w:sz="0" w:space="0" w:color="auto"/>
        <w:right w:val="none" w:sz="0" w:space="0" w:color="auto"/>
      </w:divBdr>
      <w:divsChild>
        <w:div w:id="1071000457">
          <w:marLeft w:val="0"/>
          <w:marRight w:val="0"/>
          <w:marTop w:val="0"/>
          <w:marBottom w:val="0"/>
          <w:divBdr>
            <w:top w:val="none" w:sz="0" w:space="0" w:color="auto"/>
            <w:left w:val="none" w:sz="0" w:space="0" w:color="auto"/>
            <w:bottom w:val="none" w:sz="0" w:space="0" w:color="auto"/>
            <w:right w:val="none" w:sz="0" w:space="0" w:color="auto"/>
          </w:divBdr>
        </w:div>
      </w:divsChild>
    </w:div>
    <w:div w:id="999583489">
      <w:bodyDiv w:val="1"/>
      <w:marLeft w:val="0"/>
      <w:marRight w:val="0"/>
      <w:marTop w:val="0"/>
      <w:marBottom w:val="0"/>
      <w:divBdr>
        <w:top w:val="none" w:sz="0" w:space="0" w:color="auto"/>
        <w:left w:val="none" w:sz="0" w:space="0" w:color="auto"/>
        <w:bottom w:val="none" w:sz="0" w:space="0" w:color="auto"/>
        <w:right w:val="none" w:sz="0" w:space="0" w:color="auto"/>
      </w:divBdr>
    </w:div>
    <w:div w:id="1000355427">
      <w:bodyDiv w:val="1"/>
      <w:marLeft w:val="0"/>
      <w:marRight w:val="0"/>
      <w:marTop w:val="0"/>
      <w:marBottom w:val="0"/>
      <w:divBdr>
        <w:top w:val="none" w:sz="0" w:space="0" w:color="auto"/>
        <w:left w:val="none" w:sz="0" w:space="0" w:color="auto"/>
        <w:bottom w:val="none" w:sz="0" w:space="0" w:color="auto"/>
        <w:right w:val="none" w:sz="0" w:space="0" w:color="auto"/>
      </w:divBdr>
      <w:divsChild>
        <w:div w:id="1435200461">
          <w:marLeft w:val="0"/>
          <w:marRight w:val="0"/>
          <w:marTop w:val="0"/>
          <w:marBottom w:val="0"/>
          <w:divBdr>
            <w:top w:val="none" w:sz="0" w:space="0" w:color="auto"/>
            <w:left w:val="none" w:sz="0" w:space="0" w:color="auto"/>
            <w:bottom w:val="none" w:sz="0" w:space="0" w:color="auto"/>
            <w:right w:val="none" w:sz="0" w:space="0" w:color="auto"/>
          </w:divBdr>
        </w:div>
      </w:divsChild>
    </w:div>
    <w:div w:id="1029571207">
      <w:bodyDiv w:val="1"/>
      <w:marLeft w:val="0"/>
      <w:marRight w:val="0"/>
      <w:marTop w:val="0"/>
      <w:marBottom w:val="0"/>
      <w:divBdr>
        <w:top w:val="none" w:sz="0" w:space="0" w:color="auto"/>
        <w:left w:val="none" w:sz="0" w:space="0" w:color="auto"/>
        <w:bottom w:val="none" w:sz="0" w:space="0" w:color="auto"/>
        <w:right w:val="none" w:sz="0" w:space="0" w:color="auto"/>
      </w:divBdr>
    </w:div>
    <w:div w:id="1073352756">
      <w:bodyDiv w:val="1"/>
      <w:marLeft w:val="0"/>
      <w:marRight w:val="0"/>
      <w:marTop w:val="0"/>
      <w:marBottom w:val="0"/>
      <w:divBdr>
        <w:top w:val="none" w:sz="0" w:space="0" w:color="auto"/>
        <w:left w:val="none" w:sz="0" w:space="0" w:color="auto"/>
        <w:bottom w:val="none" w:sz="0" w:space="0" w:color="auto"/>
        <w:right w:val="none" w:sz="0" w:space="0" w:color="auto"/>
      </w:divBdr>
      <w:divsChild>
        <w:div w:id="591016621">
          <w:marLeft w:val="0"/>
          <w:marRight w:val="0"/>
          <w:marTop w:val="0"/>
          <w:marBottom w:val="0"/>
          <w:divBdr>
            <w:top w:val="none" w:sz="0" w:space="0" w:color="auto"/>
            <w:left w:val="none" w:sz="0" w:space="0" w:color="auto"/>
            <w:bottom w:val="none" w:sz="0" w:space="0" w:color="auto"/>
            <w:right w:val="none" w:sz="0" w:space="0" w:color="auto"/>
          </w:divBdr>
        </w:div>
      </w:divsChild>
    </w:div>
    <w:div w:id="1075737989">
      <w:bodyDiv w:val="1"/>
      <w:marLeft w:val="0"/>
      <w:marRight w:val="0"/>
      <w:marTop w:val="0"/>
      <w:marBottom w:val="0"/>
      <w:divBdr>
        <w:top w:val="none" w:sz="0" w:space="0" w:color="auto"/>
        <w:left w:val="none" w:sz="0" w:space="0" w:color="auto"/>
        <w:bottom w:val="none" w:sz="0" w:space="0" w:color="auto"/>
        <w:right w:val="none" w:sz="0" w:space="0" w:color="auto"/>
      </w:divBdr>
    </w:div>
    <w:div w:id="1101871889">
      <w:bodyDiv w:val="1"/>
      <w:marLeft w:val="0"/>
      <w:marRight w:val="0"/>
      <w:marTop w:val="0"/>
      <w:marBottom w:val="0"/>
      <w:divBdr>
        <w:top w:val="none" w:sz="0" w:space="0" w:color="auto"/>
        <w:left w:val="none" w:sz="0" w:space="0" w:color="auto"/>
        <w:bottom w:val="none" w:sz="0" w:space="0" w:color="auto"/>
        <w:right w:val="none" w:sz="0" w:space="0" w:color="auto"/>
      </w:divBdr>
      <w:divsChild>
        <w:div w:id="1998071752">
          <w:marLeft w:val="0"/>
          <w:marRight w:val="0"/>
          <w:marTop w:val="0"/>
          <w:marBottom w:val="0"/>
          <w:divBdr>
            <w:top w:val="none" w:sz="0" w:space="0" w:color="auto"/>
            <w:left w:val="none" w:sz="0" w:space="0" w:color="auto"/>
            <w:bottom w:val="none" w:sz="0" w:space="0" w:color="auto"/>
            <w:right w:val="none" w:sz="0" w:space="0" w:color="auto"/>
          </w:divBdr>
        </w:div>
      </w:divsChild>
    </w:div>
    <w:div w:id="1123964211">
      <w:bodyDiv w:val="1"/>
      <w:marLeft w:val="0"/>
      <w:marRight w:val="0"/>
      <w:marTop w:val="0"/>
      <w:marBottom w:val="0"/>
      <w:divBdr>
        <w:top w:val="none" w:sz="0" w:space="0" w:color="auto"/>
        <w:left w:val="none" w:sz="0" w:space="0" w:color="auto"/>
        <w:bottom w:val="none" w:sz="0" w:space="0" w:color="auto"/>
        <w:right w:val="none" w:sz="0" w:space="0" w:color="auto"/>
      </w:divBdr>
    </w:div>
    <w:div w:id="1126851012">
      <w:bodyDiv w:val="1"/>
      <w:marLeft w:val="0"/>
      <w:marRight w:val="0"/>
      <w:marTop w:val="0"/>
      <w:marBottom w:val="0"/>
      <w:divBdr>
        <w:top w:val="none" w:sz="0" w:space="0" w:color="auto"/>
        <w:left w:val="none" w:sz="0" w:space="0" w:color="auto"/>
        <w:bottom w:val="none" w:sz="0" w:space="0" w:color="auto"/>
        <w:right w:val="none" w:sz="0" w:space="0" w:color="auto"/>
      </w:divBdr>
      <w:divsChild>
        <w:div w:id="1426342742">
          <w:marLeft w:val="0"/>
          <w:marRight w:val="0"/>
          <w:marTop w:val="0"/>
          <w:marBottom w:val="0"/>
          <w:divBdr>
            <w:top w:val="none" w:sz="0" w:space="0" w:color="auto"/>
            <w:left w:val="none" w:sz="0" w:space="0" w:color="auto"/>
            <w:bottom w:val="none" w:sz="0" w:space="0" w:color="auto"/>
            <w:right w:val="none" w:sz="0" w:space="0" w:color="auto"/>
          </w:divBdr>
        </w:div>
      </w:divsChild>
    </w:div>
    <w:div w:id="1132138087">
      <w:bodyDiv w:val="1"/>
      <w:marLeft w:val="0"/>
      <w:marRight w:val="0"/>
      <w:marTop w:val="0"/>
      <w:marBottom w:val="0"/>
      <w:divBdr>
        <w:top w:val="none" w:sz="0" w:space="0" w:color="auto"/>
        <w:left w:val="none" w:sz="0" w:space="0" w:color="auto"/>
        <w:bottom w:val="none" w:sz="0" w:space="0" w:color="auto"/>
        <w:right w:val="none" w:sz="0" w:space="0" w:color="auto"/>
      </w:divBdr>
    </w:div>
    <w:div w:id="1139033930">
      <w:bodyDiv w:val="1"/>
      <w:marLeft w:val="0"/>
      <w:marRight w:val="0"/>
      <w:marTop w:val="0"/>
      <w:marBottom w:val="0"/>
      <w:divBdr>
        <w:top w:val="none" w:sz="0" w:space="0" w:color="auto"/>
        <w:left w:val="none" w:sz="0" w:space="0" w:color="auto"/>
        <w:bottom w:val="none" w:sz="0" w:space="0" w:color="auto"/>
        <w:right w:val="none" w:sz="0" w:space="0" w:color="auto"/>
      </w:divBdr>
      <w:divsChild>
        <w:div w:id="249127074">
          <w:marLeft w:val="0"/>
          <w:marRight w:val="0"/>
          <w:marTop w:val="0"/>
          <w:marBottom w:val="0"/>
          <w:divBdr>
            <w:top w:val="none" w:sz="0" w:space="0" w:color="auto"/>
            <w:left w:val="none" w:sz="0" w:space="0" w:color="auto"/>
            <w:bottom w:val="none" w:sz="0" w:space="0" w:color="auto"/>
            <w:right w:val="none" w:sz="0" w:space="0" w:color="auto"/>
          </w:divBdr>
        </w:div>
      </w:divsChild>
    </w:div>
    <w:div w:id="1156728378">
      <w:bodyDiv w:val="1"/>
      <w:marLeft w:val="0"/>
      <w:marRight w:val="0"/>
      <w:marTop w:val="0"/>
      <w:marBottom w:val="0"/>
      <w:divBdr>
        <w:top w:val="none" w:sz="0" w:space="0" w:color="auto"/>
        <w:left w:val="none" w:sz="0" w:space="0" w:color="auto"/>
        <w:bottom w:val="none" w:sz="0" w:space="0" w:color="auto"/>
        <w:right w:val="none" w:sz="0" w:space="0" w:color="auto"/>
      </w:divBdr>
      <w:divsChild>
        <w:div w:id="891967773">
          <w:marLeft w:val="0"/>
          <w:marRight w:val="0"/>
          <w:marTop w:val="0"/>
          <w:marBottom w:val="0"/>
          <w:divBdr>
            <w:top w:val="none" w:sz="0" w:space="0" w:color="auto"/>
            <w:left w:val="none" w:sz="0" w:space="0" w:color="auto"/>
            <w:bottom w:val="none" w:sz="0" w:space="0" w:color="auto"/>
            <w:right w:val="none" w:sz="0" w:space="0" w:color="auto"/>
          </w:divBdr>
        </w:div>
      </w:divsChild>
    </w:div>
    <w:div w:id="1176842707">
      <w:bodyDiv w:val="1"/>
      <w:marLeft w:val="0"/>
      <w:marRight w:val="0"/>
      <w:marTop w:val="0"/>
      <w:marBottom w:val="0"/>
      <w:divBdr>
        <w:top w:val="none" w:sz="0" w:space="0" w:color="auto"/>
        <w:left w:val="none" w:sz="0" w:space="0" w:color="auto"/>
        <w:bottom w:val="none" w:sz="0" w:space="0" w:color="auto"/>
        <w:right w:val="none" w:sz="0" w:space="0" w:color="auto"/>
      </w:divBdr>
      <w:divsChild>
        <w:div w:id="2014382332">
          <w:marLeft w:val="0"/>
          <w:marRight w:val="0"/>
          <w:marTop w:val="0"/>
          <w:marBottom w:val="0"/>
          <w:divBdr>
            <w:top w:val="none" w:sz="0" w:space="0" w:color="auto"/>
            <w:left w:val="none" w:sz="0" w:space="0" w:color="auto"/>
            <w:bottom w:val="none" w:sz="0" w:space="0" w:color="auto"/>
            <w:right w:val="none" w:sz="0" w:space="0" w:color="auto"/>
          </w:divBdr>
        </w:div>
      </w:divsChild>
    </w:div>
    <w:div w:id="1181119940">
      <w:bodyDiv w:val="1"/>
      <w:marLeft w:val="0"/>
      <w:marRight w:val="0"/>
      <w:marTop w:val="0"/>
      <w:marBottom w:val="0"/>
      <w:divBdr>
        <w:top w:val="none" w:sz="0" w:space="0" w:color="auto"/>
        <w:left w:val="none" w:sz="0" w:space="0" w:color="auto"/>
        <w:bottom w:val="none" w:sz="0" w:space="0" w:color="auto"/>
        <w:right w:val="none" w:sz="0" w:space="0" w:color="auto"/>
      </w:divBdr>
    </w:div>
    <w:div w:id="1198736154">
      <w:bodyDiv w:val="1"/>
      <w:marLeft w:val="0"/>
      <w:marRight w:val="0"/>
      <w:marTop w:val="0"/>
      <w:marBottom w:val="0"/>
      <w:divBdr>
        <w:top w:val="none" w:sz="0" w:space="0" w:color="auto"/>
        <w:left w:val="none" w:sz="0" w:space="0" w:color="auto"/>
        <w:bottom w:val="none" w:sz="0" w:space="0" w:color="auto"/>
        <w:right w:val="none" w:sz="0" w:space="0" w:color="auto"/>
      </w:divBdr>
    </w:div>
    <w:div w:id="1220214826">
      <w:bodyDiv w:val="1"/>
      <w:marLeft w:val="0"/>
      <w:marRight w:val="0"/>
      <w:marTop w:val="0"/>
      <w:marBottom w:val="0"/>
      <w:divBdr>
        <w:top w:val="none" w:sz="0" w:space="0" w:color="auto"/>
        <w:left w:val="none" w:sz="0" w:space="0" w:color="auto"/>
        <w:bottom w:val="none" w:sz="0" w:space="0" w:color="auto"/>
        <w:right w:val="none" w:sz="0" w:space="0" w:color="auto"/>
      </w:divBdr>
      <w:divsChild>
        <w:div w:id="746146803">
          <w:marLeft w:val="0"/>
          <w:marRight w:val="0"/>
          <w:marTop w:val="0"/>
          <w:marBottom w:val="0"/>
          <w:divBdr>
            <w:top w:val="none" w:sz="0" w:space="0" w:color="auto"/>
            <w:left w:val="none" w:sz="0" w:space="0" w:color="auto"/>
            <w:bottom w:val="none" w:sz="0" w:space="0" w:color="auto"/>
            <w:right w:val="none" w:sz="0" w:space="0" w:color="auto"/>
          </w:divBdr>
        </w:div>
      </w:divsChild>
    </w:div>
    <w:div w:id="1253122584">
      <w:bodyDiv w:val="1"/>
      <w:marLeft w:val="0"/>
      <w:marRight w:val="0"/>
      <w:marTop w:val="0"/>
      <w:marBottom w:val="0"/>
      <w:divBdr>
        <w:top w:val="none" w:sz="0" w:space="0" w:color="auto"/>
        <w:left w:val="none" w:sz="0" w:space="0" w:color="auto"/>
        <w:bottom w:val="none" w:sz="0" w:space="0" w:color="auto"/>
        <w:right w:val="none" w:sz="0" w:space="0" w:color="auto"/>
      </w:divBdr>
    </w:div>
    <w:div w:id="1265531927">
      <w:bodyDiv w:val="1"/>
      <w:marLeft w:val="0"/>
      <w:marRight w:val="0"/>
      <w:marTop w:val="0"/>
      <w:marBottom w:val="0"/>
      <w:divBdr>
        <w:top w:val="none" w:sz="0" w:space="0" w:color="auto"/>
        <w:left w:val="none" w:sz="0" w:space="0" w:color="auto"/>
        <w:bottom w:val="none" w:sz="0" w:space="0" w:color="auto"/>
        <w:right w:val="none" w:sz="0" w:space="0" w:color="auto"/>
      </w:divBdr>
    </w:div>
    <w:div w:id="1267468535">
      <w:bodyDiv w:val="1"/>
      <w:marLeft w:val="0"/>
      <w:marRight w:val="0"/>
      <w:marTop w:val="0"/>
      <w:marBottom w:val="0"/>
      <w:divBdr>
        <w:top w:val="none" w:sz="0" w:space="0" w:color="auto"/>
        <w:left w:val="none" w:sz="0" w:space="0" w:color="auto"/>
        <w:bottom w:val="none" w:sz="0" w:space="0" w:color="auto"/>
        <w:right w:val="none" w:sz="0" w:space="0" w:color="auto"/>
      </w:divBdr>
      <w:divsChild>
        <w:div w:id="271396505">
          <w:marLeft w:val="0"/>
          <w:marRight w:val="0"/>
          <w:marTop w:val="0"/>
          <w:marBottom w:val="0"/>
          <w:divBdr>
            <w:top w:val="none" w:sz="0" w:space="0" w:color="auto"/>
            <w:left w:val="none" w:sz="0" w:space="0" w:color="auto"/>
            <w:bottom w:val="none" w:sz="0" w:space="0" w:color="auto"/>
            <w:right w:val="none" w:sz="0" w:space="0" w:color="auto"/>
          </w:divBdr>
        </w:div>
      </w:divsChild>
    </w:div>
    <w:div w:id="1269006310">
      <w:bodyDiv w:val="1"/>
      <w:marLeft w:val="0"/>
      <w:marRight w:val="0"/>
      <w:marTop w:val="0"/>
      <w:marBottom w:val="0"/>
      <w:divBdr>
        <w:top w:val="none" w:sz="0" w:space="0" w:color="auto"/>
        <w:left w:val="none" w:sz="0" w:space="0" w:color="auto"/>
        <w:bottom w:val="none" w:sz="0" w:space="0" w:color="auto"/>
        <w:right w:val="none" w:sz="0" w:space="0" w:color="auto"/>
      </w:divBdr>
    </w:div>
    <w:div w:id="1272590841">
      <w:bodyDiv w:val="1"/>
      <w:marLeft w:val="0"/>
      <w:marRight w:val="0"/>
      <w:marTop w:val="0"/>
      <w:marBottom w:val="0"/>
      <w:divBdr>
        <w:top w:val="none" w:sz="0" w:space="0" w:color="auto"/>
        <w:left w:val="none" w:sz="0" w:space="0" w:color="auto"/>
        <w:bottom w:val="none" w:sz="0" w:space="0" w:color="auto"/>
        <w:right w:val="none" w:sz="0" w:space="0" w:color="auto"/>
      </w:divBdr>
    </w:div>
    <w:div w:id="1284340394">
      <w:bodyDiv w:val="1"/>
      <w:marLeft w:val="0"/>
      <w:marRight w:val="0"/>
      <w:marTop w:val="0"/>
      <w:marBottom w:val="0"/>
      <w:divBdr>
        <w:top w:val="none" w:sz="0" w:space="0" w:color="auto"/>
        <w:left w:val="none" w:sz="0" w:space="0" w:color="auto"/>
        <w:bottom w:val="none" w:sz="0" w:space="0" w:color="auto"/>
        <w:right w:val="none" w:sz="0" w:space="0" w:color="auto"/>
      </w:divBdr>
    </w:div>
    <w:div w:id="1284769128">
      <w:bodyDiv w:val="1"/>
      <w:marLeft w:val="0"/>
      <w:marRight w:val="0"/>
      <w:marTop w:val="0"/>
      <w:marBottom w:val="0"/>
      <w:divBdr>
        <w:top w:val="none" w:sz="0" w:space="0" w:color="auto"/>
        <w:left w:val="none" w:sz="0" w:space="0" w:color="auto"/>
        <w:bottom w:val="none" w:sz="0" w:space="0" w:color="auto"/>
        <w:right w:val="none" w:sz="0" w:space="0" w:color="auto"/>
      </w:divBdr>
    </w:div>
    <w:div w:id="1297489265">
      <w:bodyDiv w:val="1"/>
      <w:marLeft w:val="0"/>
      <w:marRight w:val="0"/>
      <w:marTop w:val="0"/>
      <w:marBottom w:val="0"/>
      <w:divBdr>
        <w:top w:val="none" w:sz="0" w:space="0" w:color="auto"/>
        <w:left w:val="none" w:sz="0" w:space="0" w:color="auto"/>
        <w:bottom w:val="none" w:sz="0" w:space="0" w:color="auto"/>
        <w:right w:val="none" w:sz="0" w:space="0" w:color="auto"/>
      </w:divBdr>
    </w:div>
    <w:div w:id="1307511671">
      <w:bodyDiv w:val="1"/>
      <w:marLeft w:val="0"/>
      <w:marRight w:val="0"/>
      <w:marTop w:val="0"/>
      <w:marBottom w:val="0"/>
      <w:divBdr>
        <w:top w:val="none" w:sz="0" w:space="0" w:color="auto"/>
        <w:left w:val="none" w:sz="0" w:space="0" w:color="auto"/>
        <w:bottom w:val="none" w:sz="0" w:space="0" w:color="auto"/>
        <w:right w:val="none" w:sz="0" w:space="0" w:color="auto"/>
      </w:divBdr>
      <w:divsChild>
        <w:div w:id="207886717">
          <w:marLeft w:val="0"/>
          <w:marRight w:val="0"/>
          <w:marTop w:val="0"/>
          <w:marBottom w:val="0"/>
          <w:divBdr>
            <w:top w:val="none" w:sz="0" w:space="0" w:color="auto"/>
            <w:left w:val="none" w:sz="0" w:space="0" w:color="auto"/>
            <w:bottom w:val="none" w:sz="0" w:space="0" w:color="auto"/>
            <w:right w:val="none" w:sz="0" w:space="0" w:color="auto"/>
          </w:divBdr>
        </w:div>
      </w:divsChild>
    </w:div>
    <w:div w:id="1311595676">
      <w:bodyDiv w:val="1"/>
      <w:marLeft w:val="0"/>
      <w:marRight w:val="0"/>
      <w:marTop w:val="0"/>
      <w:marBottom w:val="0"/>
      <w:divBdr>
        <w:top w:val="none" w:sz="0" w:space="0" w:color="auto"/>
        <w:left w:val="none" w:sz="0" w:space="0" w:color="auto"/>
        <w:bottom w:val="none" w:sz="0" w:space="0" w:color="auto"/>
        <w:right w:val="none" w:sz="0" w:space="0" w:color="auto"/>
      </w:divBdr>
      <w:divsChild>
        <w:div w:id="660735409">
          <w:marLeft w:val="0"/>
          <w:marRight w:val="0"/>
          <w:marTop w:val="0"/>
          <w:marBottom w:val="0"/>
          <w:divBdr>
            <w:top w:val="none" w:sz="0" w:space="0" w:color="auto"/>
            <w:left w:val="none" w:sz="0" w:space="0" w:color="auto"/>
            <w:bottom w:val="none" w:sz="0" w:space="0" w:color="auto"/>
            <w:right w:val="none" w:sz="0" w:space="0" w:color="auto"/>
          </w:divBdr>
        </w:div>
      </w:divsChild>
    </w:div>
    <w:div w:id="1331060501">
      <w:bodyDiv w:val="1"/>
      <w:marLeft w:val="0"/>
      <w:marRight w:val="0"/>
      <w:marTop w:val="0"/>
      <w:marBottom w:val="0"/>
      <w:divBdr>
        <w:top w:val="none" w:sz="0" w:space="0" w:color="auto"/>
        <w:left w:val="none" w:sz="0" w:space="0" w:color="auto"/>
        <w:bottom w:val="none" w:sz="0" w:space="0" w:color="auto"/>
        <w:right w:val="none" w:sz="0" w:space="0" w:color="auto"/>
      </w:divBdr>
    </w:div>
    <w:div w:id="1358577103">
      <w:bodyDiv w:val="1"/>
      <w:marLeft w:val="0"/>
      <w:marRight w:val="0"/>
      <w:marTop w:val="0"/>
      <w:marBottom w:val="0"/>
      <w:divBdr>
        <w:top w:val="none" w:sz="0" w:space="0" w:color="auto"/>
        <w:left w:val="none" w:sz="0" w:space="0" w:color="auto"/>
        <w:bottom w:val="none" w:sz="0" w:space="0" w:color="auto"/>
        <w:right w:val="none" w:sz="0" w:space="0" w:color="auto"/>
      </w:divBdr>
    </w:div>
    <w:div w:id="1382512180">
      <w:bodyDiv w:val="1"/>
      <w:marLeft w:val="0"/>
      <w:marRight w:val="0"/>
      <w:marTop w:val="0"/>
      <w:marBottom w:val="0"/>
      <w:divBdr>
        <w:top w:val="none" w:sz="0" w:space="0" w:color="auto"/>
        <w:left w:val="none" w:sz="0" w:space="0" w:color="auto"/>
        <w:bottom w:val="none" w:sz="0" w:space="0" w:color="auto"/>
        <w:right w:val="none" w:sz="0" w:space="0" w:color="auto"/>
      </w:divBdr>
      <w:divsChild>
        <w:div w:id="614677287">
          <w:marLeft w:val="0"/>
          <w:marRight w:val="0"/>
          <w:marTop w:val="0"/>
          <w:marBottom w:val="0"/>
          <w:divBdr>
            <w:top w:val="none" w:sz="0" w:space="0" w:color="auto"/>
            <w:left w:val="none" w:sz="0" w:space="0" w:color="auto"/>
            <w:bottom w:val="none" w:sz="0" w:space="0" w:color="auto"/>
            <w:right w:val="none" w:sz="0" w:space="0" w:color="auto"/>
          </w:divBdr>
        </w:div>
      </w:divsChild>
    </w:div>
    <w:div w:id="1399018286">
      <w:bodyDiv w:val="1"/>
      <w:marLeft w:val="0"/>
      <w:marRight w:val="0"/>
      <w:marTop w:val="0"/>
      <w:marBottom w:val="0"/>
      <w:divBdr>
        <w:top w:val="none" w:sz="0" w:space="0" w:color="auto"/>
        <w:left w:val="none" w:sz="0" w:space="0" w:color="auto"/>
        <w:bottom w:val="none" w:sz="0" w:space="0" w:color="auto"/>
        <w:right w:val="none" w:sz="0" w:space="0" w:color="auto"/>
      </w:divBdr>
    </w:div>
    <w:div w:id="1403060905">
      <w:bodyDiv w:val="1"/>
      <w:marLeft w:val="0"/>
      <w:marRight w:val="0"/>
      <w:marTop w:val="0"/>
      <w:marBottom w:val="0"/>
      <w:divBdr>
        <w:top w:val="none" w:sz="0" w:space="0" w:color="auto"/>
        <w:left w:val="none" w:sz="0" w:space="0" w:color="auto"/>
        <w:bottom w:val="none" w:sz="0" w:space="0" w:color="auto"/>
        <w:right w:val="none" w:sz="0" w:space="0" w:color="auto"/>
      </w:divBdr>
    </w:div>
    <w:div w:id="1423449034">
      <w:bodyDiv w:val="1"/>
      <w:marLeft w:val="0"/>
      <w:marRight w:val="0"/>
      <w:marTop w:val="0"/>
      <w:marBottom w:val="0"/>
      <w:divBdr>
        <w:top w:val="none" w:sz="0" w:space="0" w:color="auto"/>
        <w:left w:val="none" w:sz="0" w:space="0" w:color="auto"/>
        <w:bottom w:val="none" w:sz="0" w:space="0" w:color="auto"/>
        <w:right w:val="none" w:sz="0" w:space="0" w:color="auto"/>
      </w:divBdr>
      <w:divsChild>
        <w:div w:id="576210561">
          <w:marLeft w:val="0"/>
          <w:marRight w:val="0"/>
          <w:marTop w:val="0"/>
          <w:marBottom w:val="0"/>
          <w:divBdr>
            <w:top w:val="none" w:sz="0" w:space="0" w:color="auto"/>
            <w:left w:val="none" w:sz="0" w:space="0" w:color="auto"/>
            <w:bottom w:val="none" w:sz="0" w:space="0" w:color="auto"/>
            <w:right w:val="none" w:sz="0" w:space="0" w:color="auto"/>
          </w:divBdr>
        </w:div>
      </w:divsChild>
    </w:div>
    <w:div w:id="1453207113">
      <w:bodyDiv w:val="1"/>
      <w:marLeft w:val="0"/>
      <w:marRight w:val="0"/>
      <w:marTop w:val="0"/>
      <w:marBottom w:val="0"/>
      <w:divBdr>
        <w:top w:val="none" w:sz="0" w:space="0" w:color="auto"/>
        <w:left w:val="none" w:sz="0" w:space="0" w:color="auto"/>
        <w:bottom w:val="none" w:sz="0" w:space="0" w:color="auto"/>
        <w:right w:val="none" w:sz="0" w:space="0" w:color="auto"/>
      </w:divBdr>
    </w:div>
    <w:div w:id="1462068317">
      <w:bodyDiv w:val="1"/>
      <w:marLeft w:val="0"/>
      <w:marRight w:val="0"/>
      <w:marTop w:val="0"/>
      <w:marBottom w:val="0"/>
      <w:divBdr>
        <w:top w:val="none" w:sz="0" w:space="0" w:color="auto"/>
        <w:left w:val="none" w:sz="0" w:space="0" w:color="auto"/>
        <w:bottom w:val="none" w:sz="0" w:space="0" w:color="auto"/>
        <w:right w:val="none" w:sz="0" w:space="0" w:color="auto"/>
      </w:divBdr>
    </w:div>
    <w:div w:id="1491826428">
      <w:bodyDiv w:val="1"/>
      <w:marLeft w:val="0"/>
      <w:marRight w:val="0"/>
      <w:marTop w:val="0"/>
      <w:marBottom w:val="0"/>
      <w:divBdr>
        <w:top w:val="none" w:sz="0" w:space="0" w:color="auto"/>
        <w:left w:val="none" w:sz="0" w:space="0" w:color="auto"/>
        <w:bottom w:val="none" w:sz="0" w:space="0" w:color="auto"/>
        <w:right w:val="none" w:sz="0" w:space="0" w:color="auto"/>
      </w:divBdr>
      <w:divsChild>
        <w:div w:id="473836122">
          <w:marLeft w:val="0"/>
          <w:marRight w:val="0"/>
          <w:marTop w:val="0"/>
          <w:marBottom w:val="0"/>
          <w:divBdr>
            <w:top w:val="none" w:sz="0" w:space="0" w:color="auto"/>
            <w:left w:val="none" w:sz="0" w:space="0" w:color="auto"/>
            <w:bottom w:val="none" w:sz="0" w:space="0" w:color="auto"/>
            <w:right w:val="none" w:sz="0" w:space="0" w:color="auto"/>
          </w:divBdr>
        </w:div>
      </w:divsChild>
    </w:div>
    <w:div w:id="1493638304">
      <w:bodyDiv w:val="1"/>
      <w:marLeft w:val="0"/>
      <w:marRight w:val="0"/>
      <w:marTop w:val="0"/>
      <w:marBottom w:val="0"/>
      <w:divBdr>
        <w:top w:val="none" w:sz="0" w:space="0" w:color="auto"/>
        <w:left w:val="none" w:sz="0" w:space="0" w:color="auto"/>
        <w:bottom w:val="none" w:sz="0" w:space="0" w:color="auto"/>
        <w:right w:val="none" w:sz="0" w:space="0" w:color="auto"/>
      </w:divBdr>
      <w:divsChild>
        <w:div w:id="1328283810">
          <w:marLeft w:val="0"/>
          <w:marRight w:val="0"/>
          <w:marTop w:val="0"/>
          <w:marBottom w:val="0"/>
          <w:divBdr>
            <w:top w:val="none" w:sz="0" w:space="0" w:color="auto"/>
            <w:left w:val="none" w:sz="0" w:space="0" w:color="auto"/>
            <w:bottom w:val="none" w:sz="0" w:space="0" w:color="auto"/>
            <w:right w:val="none" w:sz="0" w:space="0" w:color="auto"/>
          </w:divBdr>
        </w:div>
      </w:divsChild>
    </w:div>
    <w:div w:id="1495950899">
      <w:bodyDiv w:val="1"/>
      <w:marLeft w:val="0"/>
      <w:marRight w:val="0"/>
      <w:marTop w:val="0"/>
      <w:marBottom w:val="0"/>
      <w:divBdr>
        <w:top w:val="none" w:sz="0" w:space="0" w:color="auto"/>
        <w:left w:val="none" w:sz="0" w:space="0" w:color="auto"/>
        <w:bottom w:val="none" w:sz="0" w:space="0" w:color="auto"/>
        <w:right w:val="none" w:sz="0" w:space="0" w:color="auto"/>
      </w:divBdr>
    </w:div>
    <w:div w:id="1497303860">
      <w:bodyDiv w:val="1"/>
      <w:marLeft w:val="0"/>
      <w:marRight w:val="0"/>
      <w:marTop w:val="0"/>
      <w:marBottom w:val="0"/>
      <w:divBdr>
        <w:top w:val="none" w:sz="0" w:space="0" w:color="auto"/>
        <w:left w:val="none" w:sz="0" w:space="0" w:color="auto"/>
        <w:bottom w:val="none" w:sz="0" w:space="0" w:color="auto"/>
        <w:right w:val="none" w:sz="0" w:space="0" w:color="auto"/>
      </w:divBdr>
    </w:div>
    <w:div w:id="1509057955">
      <w:bodyDiv w:val="1"/>
      <w:marLeft w:val="0"/>
      <w:marRight w:val="0"/>
      <w:marTop w:val="0"/>
      <w:marBottom w:val="0"/>
      <w:divBdr>
        <w:top w:val="none" w:sz="0" w:space="0" w:color="auto"/>
        <w:left w:val="none" w:sz="0" w:space="0" w:color="auto"/>
        <w:bottom w:val="none" w:sz="0" w:space="0" w:color="auto"/>
        <w:right w:val="none" w:sz="0" w:space="0" w:color="auto"/>
      </w:divBdr>
    </w:div>
    <w:div w:id="1527987481">
      <w:bodyDiv w:val="1"/>
      <w:marLeft w:val="0"/>
      <w:marRight w:val="0"/>
      <w:marTop w:val="0"/>
      <w:marBottom w:val="0"/>
      <w:divBdr>
        <w:top w:val="none" w:sz="0" w:space="0" w:color="auto"/>
        <w:left w:val="none" w:sz="0" w:space="0" w:color="auto"/>
        <w:bottom w:val="none" w:sz="0" w:space="0" w:color="auto"/>
        <w:right w:val="none" w:sz="0" w:space="0" w:color="auto"/>
      </w:divBdr>
      <w:divsChild>
        <w:div w:id="1465345150">
          <w:marLeft w:val="0"/>
          <w:marRight w:val="0"/>
          <w:marTop w:val="0"/>
          <w:marBottom w:val="0"/>
          <w:divBdr>
            <w:top w:val="none" w:sz="0" w:space="0" w:color="auto"/>
            <w:left w:val="none" w:sz="0" w:space="0" w:color="auto"/>
            <w:bottom w:val="none" w:sz="0" w:space="0" w:color="auto"/>
            <w:right w:val="none" w:sz="0" w:space="0" w:color="auto"/>
          </w:divBdr>
        </w:div>
      </w:divsChild>
    </w:div>
    <w:div w:id="1541087352">
      <w:bodyDiv w:val="1"/>
      <w:marLeft w:val="0"/>
      <w:marRight w:val="0"/>
      <w:marTop w:val="0"/>
      <w:marBottom w:val="0"/>
      <w:divBdr>
        <w:top w:val="none" w:sz="0" w:space="0" w:color="auto"/>
        <w:left w:val="none" w:sz="0" w:space="0" w:color="auto"/>
        <w:bottom w:val="none" w:sz="0" w:space="0" w:color="auto"/>
        <w:right w:val="none" w:sz="0" w:space="0" w:color="auto"/>
      </w:divBdr>
      <w:divsChild>
        <w:div w:id="1702441313">
          <w:marLeft w:val="0"/>
          <w:marRight w:val="0"/>
          <w:marTop w:val="0"/>
          <w:marBottom w:val="0"/>
          <w:divBdr>
            <w:top w:val="none" w:sz="0" w:space="0" w:color="auto"/>
            <w:left w:val="none" w:sz="0" w:space="0" w:color="auto"/>
            <w:bottom w:val="none" w:sz="0" w:space="0" w:color="auto"/>
            <w:right w:val="none" w:sz="0" w:space="0" w:color="auto"/>
          </w:divBdr>
        </w:div>
      </w:divsChild>
    </w:div>
    <w:div w:id="1562591963">
      <w:bodyDiv w:val="1"/>
      <w:marLeft w:val="0"/>
      <w:marRight w:val="0"/>
      <w:marTop w:val="0"/>
      <w:marBottom w:val="0"/>
      <w:divBdr>
        <w:top w:val="none" w:sz="0" w:space="0" w:color="auto"/>
        <w:left w:val="none" w:sz="0" w:space="0" w:color="auto"/>
        <w:bottom w:val="none" w:sz="0" w:space="0" w:color="auto"/>
        <w:right w:val="none" w:sz="0" w:space="0" w:color="auto"/>
      </w:divBdr>
      <w:divsChild>
        <w:div w:id="1428231836">
          <w:marLeft w:val="0"/>
          <w:marRight w:val="0"/>
          <w:marTop w:val="0"/>
          <w:marBottom w:val="0"/>
          <w:divBdr>
            <w:top w:val="none" w:sz="0" w:space="0" w:color="auto"/>
            <w:left w:val="none" w:sz="0" w:space="0" w:color="auto"/>
            <w:bottom w:val="none" w:sz="0" w:space="0" w:color="auto"/>
            <w:right w:val="none" w:sz="0" w:space="0" w:color="auto"/>
          </w:divBdr>
        </w:div>
      </w:divsChild>
    </w:div>
    <w:div w:id="1588927469">
      <w:bodyDiv w:val="1"/>
      <w:marLeft w:val="0"/>
      <w:marRight w:val="0"/>
      <w:marTop w:val="0"/>
      <w:marBottom w:val="0"/>
      <w:divBdr>
        <w:top w:val="none" w:sz="0" w:space="0" w:color="auto"/>
        <w:left w:val="none" w:sz="0" w:space="0" w:color="auto"/>
        <w:bottom w:val="none" w:sz="0" w:space="0" w:color="auto"/>
        <w:right w:val="none" w:sz="0" w:space="0" w:color="auto"/>
      </w:divBdr>
    </w:div>
    <w:div w:id="1599488395">
      <w:bodyDiv w:val="1"/>
      <w:marLeft w:val="0"/>
      <w:marRight w:val="0"/>
      <w:marTop w:val="0"/>
      <w:marBottom w:val="0"/>
      <w:divBdr>
        <w:top w:val="none" w:sz="0" w:space="0" w:color="auto"/>
        <w:left w:val="none" w:sz="0" w:space="0" w:color="auto"/>
        <w:bottom w:val="none" w:sz="0" w:space="0" w:color="auto"/>
        <w:right w:val="none" w:sz="0" w:space="0" w:color="auto"/>
      </w:divBdr>
    </w:div>
    <w:div w:id="1653824081">
      <w:bodyDiv w:val="1"/>
      <w:marLeft w:val="0"/>
      <w:marRight w:val="0"/>
      <w:marTop w:val="0"/>
      <w:marBottom w:val="0"/>
      <w:divBdr>
        <w:top w:val="none" w:sz="0" w:space="0" w:color="auto"/>
        <w:left w:val="none" w:sz="0" w:space="0" w:color="auto"/>
        <w:bottom w:val="none" w:sz="0" w:space="0" w:color="auto"/>
        <w:right w:val="none" w:sz="0" w:space="0" w:color="auto"/>
      </w:divBdr>
      <w:divsChild>
        <w:div w:id="926186237">
          <w:marLeft w:val="0"/>
          <w:marRight w:val="0"/>
          <w:marTop w:val="0"/>
          <w:marBottom w:val="0"/>
          <w:divBdr>
            <w:top w:val="none" w:sz="0" w:space="0" w:color="auto"/>
            <w:left w:val="none" w:sz="0" w:space="0" w:color="auto"/>
            <w:bottom w:val="none" w:sz="0" w:space="0" w:color="auto"/>
            <w:right w:val="none" w:sz="0" w:space="0" w:color="auto"/>
          </w:divBdr>
        </w:div>
      </w:divsChild>
    </w:div>
    <w:div w:id="1663197814">
      <w:bodyDiv w:val="1"/>
      <w:marLeft w:val="0"/>
      <w:marRight w:val="0"/>
      <w:marTop w:val="0"/>
      <w:marBottom w:val="0"/>
      <w:divBdr>
        <w:top w:val="none" w:sz="0" w:space="0" w:color="auto"/>
        <w:left w:val="none" w:sz="0" w:space="0" w:color="auto"/>
        <w:bottom w:val="none" w:sz="0" w:space="0" w:color="auto"/>
        <w:right w:val="none" w:sz="0" w:space="0" w:color="auto"/>
      </w:divBdr>
    </w:div>
    <w:div w:id="1675718911">
      <w:bodyDiv w:val="1"/>
      <w:marLeft w:val="0"/>
      <w:marRight w:val="0"/>
      <w:marTop w:val="0"/>
      <w:marBottom w:val="0"/>
      <w:divBdr>
        <w:top w:val="none" w:sz="0" w:space="0" w:color="auto"/>
        <w:left w:val="none" w:sz="0" w:space="0" w:color="auto"/>
        <w:bottom w:val="none" w:sz="0" w:space="0" w:color="auto"/>
        <w:right w:val="none" w:sz="0" w:space="0" w:color="auto"/>
      </w:divBdr>
      <w:divsChild>
        <w:div w:id="1995599388">
          <w:marLeft w:val="0"/>
          <w:marRight w:val="0"/>
          <w:marTop w:val="0"/>
          <w:marBottom w:val="0"/>
          <w:divBdr>
            <w:top w:val="none" w:sz="0" w:space="0" w:color="auto"/>
            <w:left w:val="none" w:sz="0" w:space="0" w:color="auto"/>
            <w:bottom w:val="none" w:sz="0" w:space="0" w:color="auto"/>
            <w:right w:val="none" w:sz="0" w:space="0" w:color="auto"/>
          </w:divBdr>
        </w:div>
      </w:divsChild>
    </w:div>
    <w:div w:id="1685326304">
      <w:bodyDiv w:val="1"/>
      <w:marLeft w:val="0"/>
      <w:marRight w:val="0"/>
      <w:marTop w:val="0"/>
      <w:marBottom w:val="0"/>
      <w:divBdr>
        <w:top w:val="none" w:sz="0" w:space="0" w:color="auto"/>
        <w:left w:val="none" w:sz="0" w:space="0" w:color="auto"/>
        <w:bottom w:val="none" w:sz="0" w:space="0" w:color="auto"/>
        <w:right w:val="none" w:sz="0" w:space="0" w:color="auto"/>
      </w:divBdr>
    </w:div>
    <w:div w:id="1687554916">
      <w:bodyDiv w:val="1"/>
      <w:marLeft w:val="0"/>
      <w:marRight w:val="0"/>
      <w:marTop w:val="0"/>
      <w:marBottom w:val="0"/>
      <w:divBdr>
        <w:top w:val="none" w:sz="0" w:space="0" w:color="auto"/>
        <w:left w:val="none" w:sz="0" w:space="0" w:color="auto"/>
        <w:bottom w:val="none" w:sz="0" w:space="0" w:color="auto"/>
        <w:right w:val="none" w:sz="0" w:space="0" w:color="auto"/>
      </w:divBdr>
    </w:div>
    <w:div w:id="1704162574">
      <w:bodyDiv w:val="1"/>
      <w:marLeft w:val="0"/>
      <w:marRight w:val="0"/>
      <w:marTop w:val="0"/>
      <w:marBottom w:val="0"/>
      <w:divBdr>
        <w:top w:val="none" w:sz="0" w:space="0" w:color="auto"/>
        <w:left w:val="none" w:sz="0" w:space="0" w:color="auto"/>
        <w:bottom w:val="none" w:sz="0" w:space="0" w:color="auto"/>
        <w:right w:val="none" w:sz="0" w:space="0" w:color="auto"/>
      </w:divBdr>
      <w:divsChild>
        <w:div w:id="1279876212">
          <w:marLeft w:val="0"/>
          <w:marRight w:val="0"/>
          <w:marTop w:val="0"/>
          <w:marBottom w:val="0"/>
          <w:divBdr>
            <w:top w:val="none" w:sz="0" w:space="0" w:color="auto"/>
            <w:left w:val="none" w:sz="0" w:space="0" w:color="auto"/>
            <w:bottom w:val="none" w:sz="0" w:space="0" w:color="auto"/>
            <w:right w:val="none" w:sz="0" w:space="0" w:color="auto"/>
          </w:divBdr>
        </w:div>
      </w:divsChild>
    </w:div>
    <w:div w:id="1706783356">
      <w:bodyDiv w:val="1"/>
      <w:marLeft w:val="0"/>
      <w:marRight w:val="0"/>
      <w:marTop w:val="0"/>
      <w:marBottom w:val="0"/>
      <w:divBdr>
        <w:top w:val="none" w:sz="0" w:space="0" w:color="auto"/>
        <w:left w:val="none" w:sz="0" w:space="0" w:color="auto"/>
        <w:bottom w:val="none" w:sz="0" w:space="0" w:color="auto"/>
        <w:right w:val="none" w:sz="0" w:space="0" w:color="auto"/>
      </w:divBdr>
      <w:divsChild>
        <w:div w:id="230041655">
          <w:marLeft w:val="0"/>
          <w:marRight w:val="0"/>
          <w:marTop w:val="0"/>
          <w:marBottom w:val="0"/>
          <w:divBdr>
            <w:top w:val="none" w:sz="0" w:space="0" w:color="auto"/>
            <w:left w:val="none" w:sz="0" w:space="0" w:color="auto"/>
            <w:bottom w:val="none" w:sz="0" w:space="0" w:color="auto"/>
            <w:right w:val="none" w:sz="0" w:space="0" w:color="auto"/>
          </w:divBdr>
        </w:div>
      </w:divsChild>
    </w:div>
    <w:div w:id="1714497892">
      <w:bodyDiv w:val="1"/>
      <w:marLeft w:val="0"/>
      <w:marRight w:val="0"/>
      <w:marTop w:val="0"/>
      <w:marBottom w:val="0"/>
      <w:divBdr>
        <w:top w:val="none" w:sz="0" w:space="0" w:color="auto"/>
        <w:left w:val="none" w:sz="0" w:space="0" w:color="auto"/>
        <w:bottom w:val="none" w:sz="0" w:space="0" w:color="auto"/>
        <w:right w:val="none" w:sz="0" w:space="0" w:color="auto"/>
      </w:divBdr>
    </w:div>
    <w:div w:id="1717464068">
      <w:bodyDiv w:val="1"/>
      <w:marLeft w:val="0"/>
      <w:marRight w:val="0"/>
      <w:marTop w:val="0"/>
      <w:marBottom w:val="0"/>
      <w:divBdr>
        <w:top w:val="none" w:sz="0" w:space="0" w:color="auto"/>
        <w:left w:val="none" w:sz="0" w:space="0" w:color="auto"/>
        <w:bottom w:val="none" w:sz="0" w:space="0" w:color="auto"/>
        <w:right w:val="none" w:sz="0" w:space="0" w:color="auto"/>
      </w:divBdr>
      <w:divsChild>
        <w:div w:id="1561669331">
          <w:marLeft w:val="0"/>
          <w:marRight w:val="0"/>
          <w:marTop w:val="0"/>
          <w:marBottom w:val="0"/>
          <w:divBdr>
            <w:top w:val="none" w:sz="0" w:space="0" w:color="auto"/>
            <w:left w:val="none" w:sz="0" w:space="0" w:color="auto"/>
            <w:bottom w:val="none" w:sz="0" w:space="0" w:color="auto"/>
            <w:right w:val="none" w:sz="0" w:space="0" w:color="auto"/>
          </w:divBdr>
        </w:div>
      </w:divsChild>
    </w:div>
    <w:div w:id="1743209611">
      <w:bodyDiv w:val="1"/>
      <w:marLeft w:val="0"/>
      <w:marRight w:val="0"/>
      <w:marTop w:val="0"/>
      <w:marBottom w:val="0"/>
      <w:divBdr>
        <w:top w:val="none" w:sz="0" w:space="0" w:color="auto"/>
        <w:left w:val="none" w:sz="0" w:space="0" w:color="auto"/>
        <w:bottom w:val="none" w:sz="0" w:space="0" w:color="auto"/>
        <w:right w:val="none" w:sz="0" w:space="0" w:color="auto"/>
      </w:divBdr>
    </w:div>
    <w:div w:id="1753358142">
      <w:bodyDiv w:val="1"/>
      <w:marLeft w:val="0"/>
      <w:marRight w:val="0"/>
      <w:marTop w:val="0"/>
      <w:marBottom w:val="0"/>
      <w:divBdr>
        <w:top w:val="none" w:sz="0" w:space="0" w:color="auto"/>
        <w:left w:val="none" w:sz="0" w:space="0" w:color="auto"/>
        <w:bottom w:val="none" w:sz="0" w:space="0" w:color="auto"/>
        <w:right w:val="none" w:sz="0" w:space="0" w:color="auto"/>
      </w:divBdr>
    </w:div>
    <w:div w:id="1757440085">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5">
          <w:marLeft w:val="0"/>
          <w:marRight w:val="0"/>
          <w:marTop w:val="0"/>
          <w:marBottom w:val="0"/>
          <w:divBdr>
            <w:top w:val="none" w:sz="0" w:space="0" w:color="auto"/>
            <w:left w:val="none" w:sz="0" w:space="0" w:color="auto"/>
            <w:bottom w:val="none" w:sz="0" w:space="0" w:color="auto"/>
            <w:right w:val="none" w:sz="0" w:space="0" w:color="auto"/>
          </w:divBdr>
        </w:div>
      </w:divsChild>
    </w:div>
    <w:div w:id="1794247713">
      <w:bodyDiv w:val="1"/>
      <w:marLeft w:val="0"/>
      <w:marRight w:val="0"/>
      <w:marTop w:val="0"/>
      <w:marBottom w:val="0"/>
      <w:divBdr>
        <w:top w:val="none" w:sz="0" w:space="0" w:color="auto"/>
        <w:left w:val="none" w:sz="0" w:space="0" w:color="auto"/>
        <w:bottom w:val="none" w:sz="0" w:space="0" w:color="auto"/>
        <w:right w:val="none" w:sz="0" w:space="0" w:color="auto"/>
      </w:divBdr>
    </w:div>
    <w:div w:id="1806504109">
      <w:bodyDiv w:val="1"/>
      <w:marLeft w:val="0"/>
      <w:marRight w:val="0"/>
      <w:marTop w:val="0"/>
      <w:marBottom w:val="0"/>
      <w:divBdr>
        <w:top w:val="none" w:sz="0" w:space="0" w:color="auto"/>
        <w:left w:val="none" w:sz="0" w:space="0" w:color="auto"/>
        <w:bottom w:val="none" w:sz="0" w:space="0" w:color="auto"/>
        <w:right w:val="none" w:sz="0" w:space="0" w:color="auto"/>
      </w:divBdr>
    </w:div>
    <w:div w:id="1844003532">
      <w:bodyDiv w:val="1"/>
      <w:marLeft w:val="0"/>
      <w:marRight w:val="0"/>
      <w:marTop w:val="0"/>
      <w:marBottom w:val="0"/>
      <w:divBdr>
        <w:top w:val="none" w:sz="0" w:space="0" w:color="auto"/>
        <w:left w:val="none" w:sz="0" w:space="0" w:color="auto"/>
        <w:bottom w:val="none" w:sz="0" w:space="0" w:color="auto"/>
        <w:right w:val="none" w:sz="0" w:space="0" w:color="auto"/>
      </w:divBdr>
    </w:div>
    <w:div w:id="1847136214">
      <w:bodyDiv w:val="1"/>
      <w:marLeft w:val="0"/>
      <w:marRight w:val="0"/>
      <w:marTop w:val="0"/>
      <w:marBottom w:val="0"/>
      <w:divBdr>
        <w:top w:val="none" w:sz="0" w:space="0" w:color="auto"/>
        <w:left w:val="none" w:sz="0" w:space="0" w:color="auto"/>
        <w:bottom w:val="none" w:sz="0" w:space="0" w:color="auto"/>
        <w:right w:val="none" w:sz="0" w:space="0" w:color="auto"/>
      </w:divBdr>
      <w:divsChild>
        <w:div w:id="227805711">
          <w:marLeft w:val="0"/>
          <w:marRight w:val="0"/>
          <w:marTop w:val="0"/>
          <w:marBottom w:val="0"/>
          <w:divBdr>
            <w:top w:val="none" w:sz="0" w:space="0" w:color="auto"/>
            <w:left w:val="none" w:sz="0" w:space="0" w:color="auto"/>
            <w:bottom w:val="none" w:sz="0" w:space="0" w:color="auto"/>
            <w:right w:val="none" w:sz="0" w:space="0" w:color="auto"/>
          </w:divBdr>
        </w:div>
      </w:divsChild>
    </w:div>
    <w:div w:id="1847668730">
      <w:bodyDiv w:val="1"/>
      <w:marLeft w:val="0"/>
      <w:marRight w:val="0"/>
      <w:marTop w:val="0"/>
      <w:marBottom w:val="0"/>
      <w:divBdr>
        <w:top w:val="none" w:sz="0" w:space="0" w:color="auto"/>
        <w:left w:val="none" w:sz="0" w:space="0" w:color="auto"/>
        <w:bottom w:val="none" w:sz="0" w:space="0" w:color="auto"/>
        <w:right w:val="none" w:sz="0" w:space="0" w:color="auto"/>
      </w:divBdr>
      <w:divsChild>
        <w:div w:id="1957444351">
          <w:marLeft w:val="0"/>
          <w:marRight w:val="0"/>
          <w:marTop w:val="0"/>
          <w:marBottom w:val="0"/>
          <w:divBdr>
            <w:top w:val="none" w:sz="0" w:space="0" w:color="auto"/>
            <w:left w:val="none" w:sz="0" w:space="0" w:color="auto"/>
            <w:bottom w:val="none" w:sz="0" w:space="0" w:color="auto"/>
            <w:right w:val="none" w:sz="0" w:space="0" w:color="auto"/>
          </w:divBdr>
        </w:div>
      </w:divsChild>
    </w:div>
    <w:div w:id="1850830710">
      <w:bodyDiv w:val="1"/>
      <w:marLeft w:val="0"/>
      <w:marRight w:val="0"/>
      <w:marTop w:val="0"/>
      <w:marBottom w:val="0"/>
      <w:divBdr>
        <w:top w:val="none" w:sz="0" w:space="0" w:color="auto"/>
        <w:left w:val="none" w:sz="0" w:space="0" w:color="auto"/>
        <w:bottom w:val="none" w:sz="0" w:space="0" w:color="auto"/>
        <w:right w:val="none" w:sz="0" w:space="0" w:color="auto"/>
      </w:divBdr>
      <w:divsChild>
        <w:div w:id="597492882">
          <w:marLeft w:val="0"/>
          <w:marRight w:val="0"/>
          <w:marTop w:val="0"/>
          <w:marBottom w:val="0"/>
          <w:divBdr>
            <w:top w:val="none" w:sz="0" w:space="0" w:color="auto"/>
            <w:left w:val="none" w:sz="0" w:space="0" w:color="auto"/>
            <w:bottom w:val="none" w:sz="0" w:space="0" w:color="auto"/>
            <w:right w:val="none" w:sz="0" w:space="0" w:color="auto"/>
          </w:divBdr>
        </w:div>
      </w:divsChild>
    </w:div>
    <w:div w:id="1858693928">
      <w:bodyDiv w:val="1"/>
      <w:marLeft w:val="0"/>
      <w:marRight w:val="0"/>
      <w:marTop w:val="0"/>
      <w:marBottom w:val="0"/>
      <w:divBdr>
        <w:top w:val="none" w:sz="0" w:space="0" w:color="auto"/>
        <w:left w:val="none" w:sz="0" w:space="0" w:color="auto"/>
        <w:bottom w:val="none" w:sz="0" w:space="0" w:color="auto"/>
        <w:right w:val="none" w:sz="0" w:space="0" w:color="auto"/>
      </w:divBdr>
    </w:div>
    <w:div w:id="1864515392">
      <w:bodyDiv w:val="1"/>
      <w:marLeft w:val="0"/>
      <w:marRight w:val="0"/>
      <w:marTop w:val="0"/>
      <w:marBottom w:val="0"/>
      <w:divBdr>
        <w:top w:val="none" w:sz="0" w:space="0" w:color="auto"/>
        <w:left w:val="none" w:sz="0" w:space="0" w:color="auto"/>
        <w:bottom w:val="none" w:sz="0" w:space="0" w:color="auto"/>
        <w:right w:val="none" w:sz="0" w:space="0" w:color="auto"/>
      </w:divBdr>
    </w:div>
    <w:div w:id="1870221124">
      <w:bodyDiv w:val="1"/>
      <w:marLeft w:val="0"/>
      <w:marRight w:val="0"/>
      <w:marTop w:val="0"/>
      <w:marBottom w:val="0"/>
      <w:divBdr>
        <w:top w:val="none" w:sz="0" w:space="0" w:color="auto"/>
        <w:left w:val="none" w:sz="0" w:space="0" w:color="auto"/>
        <w:bottom w:val="none" w:sz="0" w:space="0" w:color="auto"/>
        <w:right w:val="none" w:sz="0" w:space="0" w:color="auto"/>
      </w:divBdr>
      <w:divsChild>
        <w:div w:id="1808283438">
          <w:marLeft w:val="0"/>
          <w:marRight w:val="0"/>
          <w:marTop w:val="0"/>
          <w:marBottom w:val="0"/>
          <w:divBdr>
            <w:top w:val="none" w:sz="0" w:space="0" w:color="auto"/>
            <w:left w:val="none" w:sz="0" w:space="0" w:color="auto"/>
            <w:bottom w:val="none" w:sz="0" w:space="0" w:color="auto"/>
            <w:right w:val="none" w:sz="0" w:space="0" w:color="auto"/>
          </w:divBdr>
        </w:div>
      </w:divsChild>
    </w:div>
    <w:div w:id="1893274703">
      <w:bodyDiv w:val="1"/>
      <w:marLeft w:val="0"/>
      <w:marRight w:val="0"/>
      <w:marTop w:val="0"/>
      <w:marBottom w:val="0"/>
      <w:divBdr>
        <w:top w:val="none" w:sz="0" w:space="0" w:color="auto"/>
        <w:left w:val="none" w:sz="0" w:space="0" w:color="auto"/>
        <w:bottom w:val="none" w:sz="0" w:space="0" w:color="auto"/>
        <w:right w:val="none" w:sz="0" w:space="0" w:color="auto"/>
      </w:divBdr>
    </w:div>
    <w:div w:id="1906139910">
      <w:bodyDiv w:val="1"/>
      <w:marLeft w:val="0"/>
      <w:marRight w:val="0"/>
      <w:marTop w:val="0"/>
      <w:marBottom w:val="0"/>
      <w:divBdr>
        <w:top w:val="none" w:sz="0" w:space="0" w:color="auto"/>
        <w:left w:val="none" w:sz="0" w:space="0" w:color="auto"/>
        <w:bottom w:val="none" w:sz="0" w:space="0" w:color="auto"/>
        <w:right w:val="none" w:sz="0" w:space="0" w:color="auto"/>
      </w:divBdr>
      <w:divsChild>
        <w:div w:id="1517186549">
          <w:marLeft w:val="0"/>
          <w:marRight w:val="0"/>
          <w:marTop w:val="0"/>
          <w:marBottom w:val="0"/>
          <w:divBdr>
            <w:top w:val="none" w:sz="0" w:space="0" w:color="auto"/>
            <w:left w:val="none" w:sz="0" w:space="0" w:color="auto"/>
            <w:bottom w:val="none" w:sz="0" w:space="0" w:color="auto"/>
            <w:right w:val="none" w:sz="0" w:space="0" w:color="auto"/>
          </w:divBdr>
        </w:div>
      </w:divsChild>
    </w:div>
    <w:div w:id="1926719340">
      <w:bodyDiv w:val="1"/>
      <w:marLeft w:val="0"/>
      <w:marRight w:val="0"/>
      <w:marTop w:val="0"/>
      <w:marBottom w:val="0"/>
      <w:divBdr>
        <w:top w:val="none" w:sz="0" w:space="0" w:color="auto"/>
        <w:left w:val="none" w:sz="0" w:space="0" w:color="auto"/>
        <w:bottom w:val="none" w:sz="0" w:space="0" w:color="auto"/>
        <w:right w:val="none" w:sz="0" w:space="0" w:color="auto"/>
      </w:divBdr>
    </w:div>
    <w:div w:id="1930696872">
      <w:bodyDiv w:val="1"/>
      <w:marLeft w:val="0"/>
      <w:marRight w:val="0"/>
      <w:marTop w:val="0"/>
      <w:marBottom w:val="0"/>
      <w:divBdr>
        <w:top w:val="none" w:sz="0" w:space="0" w:color="auto"/>
        <w:left w:val="none" w:sz="0" w:space="0" w:color="auto"/>
        <w:bottom w:val="none" w:sz="0" w:space="0" w:color="auto"/>
        <w:right w:val="none" w:sz="0" w:space="0" w:color="auto"/>
      </w:divBdr>
      <w:divsChild>
        <w:div w:id="1937908441">
          <w:marLeft w:val="0"/>
          <w:marRight w:val="0"/>
          <w:marTop w:val="0"/>
          <w:marBottom w:val="0"/>
          <w:divBdr>
            <w:top w:val="none" w:sz="0" w:space="0" w:color="auto"/>
            <w:left w:val="none" w:sz="0" w:space="0" w:color="auto"/>
            <w:bottom w:val="none" w:sz="0" w:space="0" w:color="auto"/>
            <w:right w:val="none" w:sz="0" w:space="0" w:color="auto"/>
          </w:divBdr>
        </w:div>
      </w:divsChild>
    </w:div>
    <w:div w:id="1948077866">
      <w:bodyDiv w:val="1"/>
      <w:marLeft w:val="0"/>
      <w:marRight w:val="0"/>
      <w:marTop w:val="0"/>
      <w:marBottom w:val="0"/>
      <w:divBdr>
        <w:top w:val="none" w:sz="0" w:space="0" w:color="auto"/>
        <w:left w:val="none" w:sz="0" w:space="0" w:color="auto"/>
        <w:bottom w:val="none" w:sz="0" w:space="0" w:color="auto"/>
        <w:right w:val="none" w:sz="0" w:space="0" w:color="auto"/>
      </w:divBdr>
      <w:divsChild>
        <w:div w:id="1759983633">
          <w:marLeft w:val="0"/>
          <w:marRight w:val="0"/>
          <w:marTop w:val="0"/>
          <w:marBottom w:val="0"/>
          <w:divBdr>
            <w:top w:val="none" w:sz="0" w:space="0" w:color="auto"/>
            <w:left w:val="none" w:sz="0" w:space="0" w:color="auto"/>
            <w:bottom w:val="none" w:sz="0" w:space="0" w:color="auto"/>
            <w:right w:val="none" w:sz="0" w:space="0" w:color="auto"/>
          </w:divBdr>
        </w:div>
      </w:divsChild>
    </w:div>
    <w:div w:id="1984578596">
      <w:bodyDiv w:val="1"/>
      <w:marLeft w:val="0"/>
      <w:marRight w:val="0"/>
      <w:marTop w:val="0"/>
      <w:marBottom w:val="0"/>
      <w:divBdr>
        <w:top w:val="none" w:sz="0" w:space="0" w:color="auto"/>
        <w:left w:val="none" w:sz="0" w:space="0" w:color="auto"/>
        <w:bottom w:val="none" w:sz="0" w:space="0" w:color="auto"/>
        <w:right w:val="none" w:sz="0" w:space="0" w:color="auto"/>
      </w:divBdr>
      <w:divsChild>
        <w:div w:id="446974053">
          <w:marLeft w:val="0"/>
          <w:marRight w:val="0"/>
          <w:marTop w:val="0"/>
          <w:marBottom w:val="0"/>
          <w:divBdr>
            <w:top w:val="none" w:sz="0" w:space="0" w:color="auto"/>
            <w:left w:val="none" w:sz="0" w:space="0" w:color="auto"/>
            <w:bottom w:val="none" w:sz="0" w:space="0" w:color="auto"/>
            <w:right w:val="none" w:sz="0" w:space="0" w:color="auto"/>
          </w:divBdr>
        </w:div>
      </w:divsChild>
    </w:div>
    <w:div w:id="2008172961">
      <w:bodyDiv w:val="1"/>
      <w:marLeft w:val="0"/>
      <w:marRight w:val="0"/>
      <w:marTop w:val="0"/>
      <w:marBottom w:val="0"/>
      <w:divBdr>
        <w:top w:val="none" w:sz="0" w:space="0" w:color="auto"/>
        <w:left w:val="none" w:sz="0" w:space="0" w:color="auto"/>
        <w:bottom w:val="none" w:sz="0" w:space="0" w:color="auto"/>
        <w:right w:val="none" w:sz="0" w:space="0" w:color="auto"/>
      </w:divBdr>
    </w:div>
    <w:div w:id="2017264502">
      <w:bodyDiv w:val="1"/>
      <w:marLeft w:val="0"/>
      <w:marRight w:val="0"/>
      <w:marTop w:val="0"/>
      <w:marBottom w:val="0"/>
      <w:divBdr>
        <w:top w:val="none" w:sz="0" w:space="0" w:color="auto"/>
        <w:left w:val="none" w:sz="0" w:space="0" w:color="auto"/>
        <w:bottom w:val="none" w:sz="0" w:space="0" w:color="auto"/>
        <w:right w:val="none" w:sz="0" w:space="0" w:color="auto"/>
      </w:divBdr>
      <w:divsChild>
        <w:div w:id="942031730">
          <w:marLeft w:val="0"/>
          <w:marRight w:val="0"/>
          <w:marTop w:val="0"/>
          <w:marBottom w:val="0"/>
          <w:divBdr>
            <w:top w:val="none" w:sz="0" w:space="0" w:color="auto"/>
            <w:left w:val="none" w:sz="0" w:space="0" w:color="auto"/>
            <w:bottom w:val="none" w:sz="0" w:space="0" w:color="auto"/>
            <w:right w:val="none" w:sz="0" w:space="0" w:color="auto"/>
          </w:divBdr>
        </w:div>
      </w:divsChild>
    </w:div>
    <w:div w:id="2029016499">
      <w:bodyDiv w:val="1"/>
      <w:marLeft w:val="0"/>
      <w:marRight w:val="0"/>
      <w:marTop w:val="0"/>
      <w:marBottom w:val="0"/>
      <w:divBdr>
        <w:top w:val="none" w:sz="0" w:space="0" w:color="auto"/>
        <w:left w:val="none" w:sz="0" w:space="0" w:color="auto"/>
        <w:bottom w:val="none" w:sz="0" w:space="0" w:color="auto"/>
        <w:right w:val="none" w:sz="0" w:space="0" w:color="auto"/>
      </w:divBdr>
      <w:divsChild>
        <w:div w:id="1305043861">
          <w:marLeft w:val="0"/>
          <w:marRight w:val="0"/>
          <w:marTop w:val="0"/>
          <w:marBottom w:val="0"/>
          <w:divBdr>
            <w:top w:val="none" w:sz="0" w:space="0" w:color="auto"/>
            <w:left w:val="none" w:sz="0" w:space="0" w:color="auto"/>
            <w:bottom w:val="none" w:sz="0" w:space="0" w:color="auto"/>
            <w:right w:val="none" w:sz="0" w:space="0" w:color="auto"/>
          </w:divBdr>
        </w:div>
      </w:divsChild>
    </w:div>
    <w:div w:id="2051147164">
      <w:bodyDiv w:val="1"/>
      <w:marLeft w:val="0"/>
      <w:marRight w:val="0"/>
      <w:marTop w:val="0"/>
      <w:marBottom w:val="0"/>
      <w:divBdr>
        <w:top w:val="none" w:sz="0" w:space="0" w:color="auto"/>
        <w:left w:val="none" w:sz="0" w:space="0" w:color="auto"/>
        <w:bottom w:val="none" w:sz="0" w:space="0" w:color="auto"/>
        <w:right w:val="none" w:sz="0" w:space="0" w:color="auto"/>
      </w:divBdr>
      <w:divsChild>
        <w:div w:id="128402146">
          <w:marLeft w:val="0"/>
          <w:marRight w:val="0"/>
          <w:marTop w:val="0"/>
          <w:marBottom w:val="0"/>
          <w:divBdr>
            <w:top w:val="none" w:sz="0" w:space="0" w:color="auto"/>
            <w:left w:val="none" w:sz="0" w:space="0" w:color="auto"/>
            <w:bottom w:val="none" w:sz="0" w:space="0" w:color="auto"/>
            <w:right w:val="none" w:sz="0" w:space="0" w:color="auto"/>
          </w:divBdr>
        </w:div>
      </w:divsChild>
    </w:div>
    <w:div w:id="2061514486">
      <w:bodyDiv w:val="1"/>
      <w:marLeft w:val="0"/>
      <w:marRight w:val="0"/>
      <w:marTop w:val="0"/>
      <w:marBottom w:val="0"/>
      <w:divBdr>
        <w:top w:val="none" w:sz="0" w:space="0" w:color="auto"/>
        <w:left w:val="none" w:sz="0" w:space="0" w:color="auto"/>
        <w:bottom w:val="none" w:sz="0" w:space="0" w:color="auto"/>
        <w:right w:val="none" w:sz="0" w:space="0" w:color="auto"/>
      </w:divBdr>
    </w:div>
    <w:div w:id="2079209452">
      <w:bodyDiv w:val="1"/>
      <w:marLeft w:val="0"/>
      <w:marRight w:val="0"/>
      <w:marTop w:val="0"/>
      <w:marBottom w:val="0"/>
      <w:divBdr>
        <w:top w:val="none" w:sz="0" w:space="0" w:color="auto"/>
        <w:left w:val="none" w:sz="0" w:space="0" w:color="auto"/>
        <w:bottom w:val="none" w:sz="0" w:space="0" w:color="auto"/>
        <w:right w:val="none" w:sz="0" w:space="0" w:color="auto"/>
      </w:divBdr>
      <w:divsChild>
        <w:div w:id="714309314">
          <w:marLeft w:val="0"/>
          <w:marRight w:val="0"/>
          <w:marTop w:val="0"/>
          <w:marBottom w:val="0"/>
          <w:divBdr>
            <w:top w:val="none" w:sz="0" w:space="0" w:color="auto"/>
            <w:left w:val="none" w:sz="0" w:space="0" w:color="auto"/>
            <w:bottom w:val="none" w:sz="0" w:space="0" w:color="auto"/>
            <w:right w:val="none" w:sz="0" w:space="0" w:color="auto"/>
          </w:divBdr>
        </w:div>
      </w:divsChild>
    </w:div>
    <w:div w:id="2081824665">
      <w:bodyDiv w:val="1"/>
      <w:marLeft w:val="0"/>
      <w:marRight w:val="0"/>
      <w:marTop w:val="0"/>
      <w:marBottom w:val="0"/>
      <w:divBdr>
        <w:top w:val="none" w:sz="0" w:space="0" w:color="auto"/>
        <w:left w:val="none" w:sz="0" w:space="0" w:color="auto"/>
        <w:bottom w:val="none" w:sz="0" w:space="0" w:color="auto"/>
        <w:right w:val="none" w:sz="0" w:space="0" w:color="auto"/>
      </w:divBdr>
      <w:divsChild>
        <w:div w:id="914555844">
          <w:marLeft w:val="0"/>
          <w:marRight w:val="0"/>
          <w:marTop w:val="0"/>
          <w:marBottom w:val="0"/>
          <w:divBdr>
            <w:top w:val="none" w:sz="0" w:space="0" w:color="auto"/>
            <w:left w:val="none" w:sz="0" w:space="0" w:color="auto"/>
            <w:bottom w:val="none" w:sz="0" w:space="0" w:color="auto"/>
            <w:right w:val="none" w:sz="0" w:space="0" w:color="auto"/>
          </w:divBdr>
        </w:div>
      </w:divsChild>
    </w:div>
    <w:div w:id="2092315117">
      <w:bodyDiv w:val="1"/>
      <w:marLeft w:val="0"/>
      <w:marRight w:val="0"/>
      <w:marTop w:val="0"/>
      <w:marBottom w:val="0"/>
      <w:divBdr>
        <w:top w:val="none" w:sz="0" w:space="0" w:color="auto"/>
        <w:left w:val="none" w:sz="0" w:space="0" w:color="auto"/>
        <w:bottom w:val="none" w:sz="0" w:space="0" w:color="auto"/>
        <w:right w:val="none" w:sz="0" w:space="0" w:color="auto"/>
      </w:divBdr>
      <w:divsChild>
        <w:div w:id="2002267950">
          <w:marLeft w:val="0"/>
          <w:marRight w:val="0"/>
          <w:marTop w:val="0"/>
          <w:marBottom w:val="0"/>
          <w:divBdr>
            <w:top w:val="none" w:sz="0" w:space="0" w:color="auto"/>
            <w:left w:val="none" w:sz="0" w:space="0" w:color="auto"/>
            <w:bottom w:val="none" w:sz="0" w:space="0" w:color="auto"/>
            <w:right w:val="none" w:sz="0" w:space="0" w:color="auto"/>
          </w:divBdr>
        </w:div>
      </w:divsChild>
    </w:div>
    <w:div w:id="2094230786">
      <w:bodyDiv w:val="1"/>
      <w:marLeft w:val="0"/>
      <w:marRight w:val="0"/>
      <w:marTop w:val="0"/>
      <w:marBottom w:val="0"/>
      <w:divBdr>
        <w:top w:val="none" w:sz="0" w:space="0" w:color="auto"/>
        <w:left w:val="none" w:sz="0" w:space="0" w:color="auto"/>
        <w:bottom w:val="none" w:sz="0" w:space="0" w:color="auto"/>
        <w:right w:val="none" w:sz="0" w:space="0" w:color="auto"/>
      </w:divBdr>
    </w:div>
    <w:div w:id="2099134929">
      <w:bodyDiv w:val="1"/>
      <w:marLeft w:val="0"/>
      <w:marRight w:val="0"/>
      <w:marTop w:val="0"/>
      <w:marBottom w:val="0"/>
      <w:divBdr>
        <w:top w:val="none" w:sz="0" w:space="0" w:color="auto"/>
        <w:left w:val="none" w:sz="0" w:space="0" w:color="auto"/>
        <w:bottom w:val="none" w:sz="0" w:space="0" w:color="auto"/>
        <w:right w:val="none" w:sz="0" w:space="0" w:color="auto"/>
      </w:divBdr>
      <w:divsChild>
        <w:div w:id="2089225207">
          <w:marLeft w:val="0"/>
          <w:marRight w:val="0"/>
          <w:marTop w:val="0"/>
          <w:marBottom w:val="0"/>
          <w:divBdr>
            <w:top w:val="none" w:sz="0" w:space="0" w:color="auto"/>
            <w:left w:val="none" w:sz="0" w:space="0" w:color="auto"/>
            <w:bottom w:val="none" w:sz="0" w:space="0" w:color="auto"/>
            <w:right w:val="none" w:sz="0" w:space="0" w:color="auto"/>
          </w:divBdr>
        </w:div>
      </w:divsChild>
    </w:div>
    <w:div w:id="2109738452">
      <w:bodyDiv w:val="1"/>
      <w:marLeft w:val="0"/>
      <w:marRight w:val="0"/>
      <w:marTop w:val="0"/>
      <w:marBottom w:val="0"/>
      <w:divBdr>
        <w:top w:val="none" w:sz="0" w:space="0" w:color="auto"/>
        <w:left w:val="none" w:sz="0" w:space="0" w:color="auto"/>
        <w:bottom w:val="none" w:sz="0" w:space="0" w:color="auto"/>
        <w:right w:val="none" w:sz="0" w:space="0" w:color="auto"/>
      </w:divBdr>
      <w:divsChild>
        <w:div w:id="1464150476">
          <w:marLeft w:val="0"/>
          <w:marRight w:val="0"/>
          <w:marTop w:val="0"/>
          <w:marBottom w:val="0"/>
          <w:divBdr>
            <w:top w:val="none" w:sz="0" w:space="0" w:color="auto"/>
            <w:left w:val="none" w:sz="0" w:space="0" w:color="auto"/>
            <w:bottom w:val="none" w:sz="0" w:space="0" w:color="auto"/>
            <w:right w:val="none" w:sz="0" w:space="0" w:color="auto"/>
          </w:divBdr>
        </w:div>
      </w:divsChild>
    </w:div>
    <w:div w:id="2119833880">
      <w:bodyDiv w:val="1"/>
      <w:marLeft w:val="0"/>
      <w:marRight w:val="0"/>
      <w:marTop w:val="0"/>
      <w:marBottom w:val="0"/>
      <w:divBdr>
        <w:top w:val="none" w:sz="0" w:space="0" w:color="auto"/>
        <w:left w:val="none" w:sz="0" w:space="0" w:color="auto"/>
        <w:bottom w:val="none" w:sz="0" w:space="0" w:color="auto"/>
        <w:right w:val="none" w:sz="0" w:space="0" w:color="auto"/>
      </w:divBdr>
    </w:div>
    <w:div w:id="213236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AIM24</b:Tag>
    <b:SourceType>InternetSite</b:SourceType>
    <b:Guid>{1B535A86-AFD2-4DDA-8B88-3483D73914BB}</b:Guid>
    <b:Author>
      <b:Author>
        <b:NameList>
          <b:Person>
            <b:Last>AI@Meta</b:Last>
          </b:Person>
        </b:NameList>
      </b:Author>
    </b:Author>
    <b:Title>Llama 3 Model Card</b:Title>
    <b:Year>2024</b:Year>
    <b:InternetSiteTitle>Replicate</b:InternetSiteTitle>
    <b:URL>https://replicate.com/meta/meta-llama-3-70b-instruct</b:URL>
    <b:RefOrder>6</b:RefOrder>
  </b:Source>
  <b:Source>
    <b:Tag>bla24</b:Tag>
    <b:SourceType>InternetSite</b:SourceType>
    <b:Guid>{0415A173-10C8-4900-8BA5-8A0EBFD41AAC}</b:Guid>
    <b:Author>
      <b:Author>
        <b:NameList>
          <b:Person>
            <b:Last>black-forest-labs</b:Last>
          </b:Person>
        </b:NameList>
      </b:Author>
    </b:Author>
    <b:Title>flux-1.1-pro-ultra</b:Title>
    <b:InternetSiteTitle>Replicate</b:InternetSiteTitle>
    <b:Year>2024</b:Year>
    <b:URL>https://replicate.com/black-forest-labs/flux-1.1-pro-ultra</b:URL>
    <b:RefOrder>7</b:RefOrder>
  </b:Source>
  <b:Source>
    <b:Tag>dis</b:Tag>
    <b:SourceType>InternetSite</b:SourceType>
    <b:Guid>{493328A7-8EDB-4F5D-B3B7-BE7612D5471C}</b:Guid>
    <b:Title>discord.py</b:Title>
    <b:URL>https://discordpy.readthedocs.io/en/stable/</b:URL>
    <b:Year>2024</b:Year>
    <b:RefOrder>1</b:RefOrder>
  </b:Source>
  <b:Source>
    <b:Tag>Pyc24</b:Tag>
    <b:SourceType>InternetSite</b:SourceType>
    <b:Guid>{A7C97A84-C85A-4CC9-AAC6-6624145B84B0}</b:Guid>
    <b:Title>Pycord</b:Title>
    <b:Year>2024</b:Year>
    <b:URL>https://pycord.dev/</b:URL>
    <b:RefOrder>2</b:RefOrder>
  </b:Source>
  <b:Source>
    <b:Tag>Spe24</b:Tag>
    <b:SourceType>InternetSite</b:SourceType>
    <b:Guid>{6D3DBC72-F875-4026-9E12-DC5BA35DC362}</b:Guid>
    <b:Title>SpeechRecognition</b:Title>
    <b:InternetSiteTitle>GitHub</b:InternetSiteTitle>
    <b:Year>2024</b:Year>
    <b:URL>https://github.com/Uberi/speech_recognition#readme</b:URL>
    <b:RefOrder>3</b:RefOrder>
  </b:Source>
  <b:Source>
    <b:Tag>Qui24</b:Tag>
    <b:SourceType>InternetSite</b:SourceType>
    <b:Guid>{72DE078D-719F-4115-946E-73E094CC52D4}</b:Guid>
    <b:Title>Quickstart: Recognize and convert speech to text</b:Title>
    <b:InternetSiteTitle>Microsoft Learn</b:InternetSiteTitle>
    <b:Year>2024</b:Year>
    <b:Month>19</b:Month>
    <b:Day>11</b:Day>
    <b:URL>https://learn.microsoft.com/en-us/azure/ai-services/speech-service/get-started-speech-to-text?pivots=programming-language-python&amp;tabs=windows%2Cterminal</b:URL>
    <b:RefOrder>4</b:RefOrder>
  </b:Source>
  <b:Source>
    <b:Tag>ope24</b:Tag>
    <b:SourceType>InternetSite</b:SourceType>
    <b:Guid>{703D8D90-B3E1-4F6B-AE5B-35479770774E}</b:Guid>
    <b:Title>openai/whisper</b:Title>
    <b:InternetSiteTitle>Replicate</b:InternetSiteTitle>
    <b:Year>2024</b:Year>
    <b:URL>https://replicate.com/openai/whisper</b:URL>
    <b:RefOrder>5</b:RefOrder>
  </b:Source>
</b:Sources>
</file>

<file path=customXml/itemProps1.xml><?xml version="1.0" encoding="utf-8"?>
<ds:datastoreItem xmlns:ds="http://schemas.openxmlformats.org/officeDocument/2006/customXml" ds:itemID="{5834B8FC-1219-4F1F-B296-E84A22CDA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5276</Words>
  <Characters>30076</Characters>
  <Application>Microsoft Office Word</Application>
  <DocSecurity>4</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35282</CharactersWithSpaces>
  <SharedDoc>false</SharedDoc>
  <HLinks>
    <vt:vector size="96" baseType="variant">
      <vt:variant>
        <vt:i4>1900596</vt:i4>
      </vt:variant>
      <vt:variant>
        <vt:i4>92</vt:i4>
      </vt:variant>
      <vt:variant>
        <vt:i4>0</vt:i4>
      </vt:variant>
      <vt:variant>
        <vt:i4>5</vt:i4>
      </vt:variant>
      <vt:variant>
        <vt:lpwstr/>
      </vt:variant>
      <vt:variant>
        <vt:lpwstr>_Toc187000223</vt:lpwstr>
      </vt:variant>
      <vt:variant>
        <vt:i4>1900596</vt:i4>
      </vt:variant>
      <vt:variant>
        <vt:i4>86</vt:i4>
      </vt:variant>
      <vt:variant>
        <vt:i4>0</vt:i4>
      </vt:variant>
      <vt:variant>
        <vt:i4>5</vt:i4>
      </vt:variant>
      <vt:variant>
        <vt:lpwstr/>
      </vt:variant>
      <vt:variant>
        <vt:lpwstr>_Toc187000222</vt:lpwstr>
      </vt:variant>
      <vt:variant>
        <vt:i4>1900596</vt:i4>
      </vt:variant>
      <vt:variant>
        <vt:i4>80</vt:i4>
      </vt:variant>
      <vt:variant>
        <vt:i4>0</vt:i4>
      </vt:variant>
      <vt:variant>
        <vt:i4>5</vt:i4>
      </vt:variant>
      <vt:variant>
        <vt:lpwstr/>
      </vt:variant>
      <vt:variant>
        <vt:lpwstr>_Toc187000221</vt:lpwstr>
      </vt:variant>
      <vt:variant>
        <vt:i4>1900596</vt:i4>
      </vt:variant>
      <vt:variant>
        <vt:i4>74</vt:i4>
      </vt:variant>
      <vt:variant>
        <vt:i4>0</vt:i4>
      </vt:variant>
      <vt:variant>
        <vt:i4>5</vt:i4>
      </vt:variant>
      <vt:variant>
        <vt:lpwstr/>
      </vt:variant>
      <vt:variant>
        <vt:lpwstr>_Toc187000220</vt:lpwstr>
      </vt:variant>
      <vt:variant>
        <vt:i4>1966132</vt:i4>
      </vt:variant>
      <vt:variant>
        <vt:i4>68</vt:i4>
      </vt:variant>
      <vt:variant>
        <vt:i4>0</vt:i4>
      </vt:variant>
      <vt:variant>
        <vt:i4>5</vt:i4>
      </vt:variant>
      <vt:variant>
        <vt:lpwstr/>
      </vt:variant>
      <vt:variant>
        <vt:lpwstr>_Toc187000219</vt:lpwstr>
      </vt:variant>
      <vt:variant>
        <vt:i4>1966132</vt:i4>
      </vt:variant>
      <vt:variant>
        <vt:i4>62</vt:i4>
      </vt:variant>
      <vt:variant>
        <vt:i4>0</vt:i4>
      </vt:variant>
      <vt:variant>
        <vt:i4>5</vt:i4>
      </vt:variant>
      <vt:variant>
        <vt:lpwstr/>
      </vt:variant>
      <vt:variant>
        <vt:lpwstr>_Toc187000218</vt:lpwstr>
      </vt:variant>
      <vt:variant>
        <vt:i4>1966132</vt:i4>
      </vt:variant>
      <vt:variant>
        <vt:i4>56</vt:i4>
      </vt:variant>
      <vt:variant>
        <vt:i4>0</vt:i4>
      </vt:variant>
      <vt:variant>
        <vt:i4>5</vt:i4>
      </vt:variant>
      <vt:variant>
        <vt:lpwstr/>
      </vt:variant>
      <vt:variant>
        <vt:lpwstr>_Toc187000217</vt:lpwstr>
      </vt:variant>
      <vt:variant>
        <vt:i4>1966132</vt:i4>
      </vt:variant>
      <vt:variant>
        <vt:i4>50</vt:i4>
      </vt:variant>
      <vt:variant>
        <vt:i4>0</vt:i4>
      </vt:variant>
      <vt:variant>
        <vt:i4>5</vt:i4>
      </vt:variant>
      <vt:variant>
        <vt:lpwstr/>
      </vt:variant>
      <vt:variant>
        <vt:lpwstr>_Toc187000216</vt:lpwstr>
      </vt:variant>
      <vt:variant>
        <vt:i4>1966132</vt:i4>
      </vt:variant>
      <vt:variant>
        <vt:i4>44</vt:i4>
      </vt:variant>
      <vt:variant>
        <vt:i4>0</vt:i4>
      </vt:variant>
      <vt:variant>
        <vt:i4>5</vt:i4>
      </vt:variant>
      <vt:variant>
        <vt:lpwstr/>
      </vt:variant>
      <vt:variant>
        <vt:lpwstr>_Toc187000215</vt:lpwstr>
      </vt:variant>
      <vt:variant>
        <vt:i4>1966132</vt:i4>
      </vt:variant>
      <vt:variant>
        <vt:i4>38</vt:i4>
      </vt:variant>
      <vt:variant>
        <vt:i4>0</vt:i4>
      </vt:variant>
      <vt:variant>
        <vt:i4>5</vt:i4>
      </vt:variant>
      <vt:variant>
        <vt:lpwstr/>
      </vt:variant>
      <vt:variant>
        <vt:lpwstr>_Toc187000214</vt:lpwstr>
      </vt:variant>
      <vt:variant>
        <vt:i4>1966132</vt:i4>
      </vt:variant>
      <vt:variant>
        <vt:i4>32</vt:i4>
      </vt:variant>
      <vt:variant>
        <vt:i4>0</vt:i4>
      </vt:variant>
      <vt:variant>
        <vt:i4>5</vt:i4>
      </vt:variant>
      <vt:variant>
        <vt:lpwstr/>
      </vt:variant>
      <vt:variant>
        <vt:lpwstr>_Toc187000213</vt:lpwstr>
      </vt:variant>
      <vt:variant>
        <vt:i4>1966132</vt:i4>
      </vt:variant>
      <vt:variant>
        <vt:i4>26</vt:i4>
      </vt:variant>
      <vt:variant>
        <vt:i4>0</vt:i4>
      </vt:variant>
      <vt:variant>
        <vt:i4>5</vt:i4>
      </vt:variant>
      <vt:variant>
        <vt:lpwstr/>
      </vt:variant>
      <vt:variant>
        <vt:lpwstr>_Toc187000212</vt:lpwstr>
      </vt:variant>
      <vt:variant>
        <vt:i4>1966132</vt:i4>
      </vt:variant>
      <vt:variant>
        <vt:i4>20</vt:i4>
      </vt:variant>
      <vt:variant>
        <vt:i4>0</vt:i4>
      </vt:variant>
      <vt:variant>
        <vt:i4>5</vt:i4>
      </vt:variant>
      <vt:variant>
        <vt:lpwstr/>
      </vt:variant>
      <vt:variant>
        <vt:lpwstr>_Toc187000211</vt:lpwstr>
      </vt:variant>
      <vt:variant>
        <vt:i4>1966132</vt:i4>
      </vt:variant>
      <vt:variant>
        <vt:i4>14</vt:i4>
      </vt:variant>
      <vt:variant>
        <vt:i4>0</vt:i4>
      </vt:variant>
      <vt:variant>
        <vt:i4>5</vt:i4>
      </vt:variant>
      <vt:variant>
        <vt:lpwstr/>
      </vt:variant>
      <vt:variant>
        <vt:lpwstr>_Toc187000210</vt:lpwstr>
      </vt:variant>
      <vt:variant>
        <vt:i4>2031668</vt:i4>
      </vt:variant>
      <vt:variant>
        <vt:i4>8</vt:i4>
      </vt:variant>
      <vt:variant>
        <vt:i4>0</vt:i4>
      </vt:variant>
      <vt:variant>
        <vt:i4>5</vt:i4>
      </vt:variant>
      <vt:variant>
        <vt:lpwstr/>
      </vt:variant>
      <vt:variant>
        <vt:lpwstr>_Toc187000209</vt:lpwstr>
      </vt:variant>
      <vt:variant>
        <vt:i4>2031668</vt:i4>
      </vt:variant>
      <vt:variant>
        <vt:i4>2</vt:i4>
      </vt:variant>
      <vt:variant>
        <vt:i4>0</vt:i4>
      </vt:variant>
      <vt:variant>
        <vt:i4>5</vt:i4>
      </vt:variant>
      <vt:variant>
        <vt:lpwstr/>
      </vt:variant>
      <vt:variant>
        <vt:lpwstr>_Toc187000208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Tschopp Cyrill HSLU I</dc:creator>
  <cp:keywords/>
  <dc:description/>
  <cp:lastModifiedBy>Tschopp Cyrill HSLU I</cp:lastModifiedBy>
  <cp:revision>648</cp:revision>
  <cp:lastPrinted>2025-01-04T22:52:00Z</cp:lastPrinted>
  <dcterms:created xsi:type="dcterms:W3CDTF">2025-01-05T07:01:00Z</dcterms:created>
  <dcterms:modified xsi:type="dcterms:W3CDTF">2025-01-05T19:10:00Z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b0afbd-3cf7-4707-aee4-8dc9d855de29_Enabled">
    <vt:lpwstr>true</vt:lpwstr>
  </property>
  <property fmtid="{D5CDD505-2E9C-101B-9397-08002B2CF9AE}" pid="3" name="MSIP_Label_e8b0afbd-3cf7-4707-aee4-8dc9d855de29_SetDate">
    <vt:lpwstr>2025-01-04T13:01:50Z</vt:lpwstr>
  </property>
  <property fmtid="{D5CDD505-2E9C-101B-9397-08002B2CF9AE}" pid="4" name="MSIP_Label_e8b0afbd-3cf7-4707-aee4-8dc9d855de29_Method">
    <vt:lpwstr>Standard</vt:lpwstr>
  </property>
  <property fmtid="{D5CDD505-2E9C-101B-9397-08002B2CF9AE}" pid="5" name="MSIP_Label_e8b0afbd-3cf7-4707-aee4-8dc9d855de29_Name">
    <vt:lpwstr>intern</vt:lpwstr>
  </property>
  <property fmtid="{D5CDD505-2E9C-101B-9397-08002B2CF9AE}" pid="6" name="MSIP_Label_e8b0afbd-3cf7-4707-aee4-8dc9d855de29_SiteId">
    <vt:lpwstr>75a34008-d7d1-4924-8e78-31fea86f6e68</vt:lpwstr>
  </property>
  <property fmtid="{D5CDD505-2E9C-101B-9397-08002B2CF9AE}" pid="7" name="MSIP_Label_e8b0afbd-3cf7-4707-aee4-8dc9d855de29_ActionId">
    <vt:lpwstr>1a650772-7129-47f8-9279-0678623bed19</vt:lpwstr>
  </property>
  <property fmtid="{D5CDD505-2E9C-101B-9397-08002B2CF9AE}" pid="8" name="MSIP_Label_e8b0afbd-3cf7-4707-aee4-8dc9d855de29_ContentBits">
    <vt:lpwstr>0</vt:lpwstr>
  </property>
</Properties>
</file>